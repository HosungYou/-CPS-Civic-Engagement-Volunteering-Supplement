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5C0D" w14:textId="77777777" w:rsidR="002A64F7" w:rsidRDefault="002A64F7">
      <w:pPr>
        <w:spacing w:after="0" w:line="480" w:lineRule="auto"/>
      </w:pPr>
    </w:p>
    <w:p w14:paraId="0ACA3040" w14:textId="77777777" w:rsidR="002A64F7" w:rsidRDefault="002A64F7">
      <w:pPr>
        <w:spacing w:after="0" w:line="480" w:lineRule="auto"/>
      </w:pPr>
    </w:p>
    <w:p w14:paraId="09A9AC58" w14:textId="77777777" w:rsidR="002A64F7" w:rsidRDefault="002A64F7">
      <w:pPr>
        <w:spacing w:after="0" w:line="480" w:lineRule="auto"/>
      </w:pPr>
    </w:p>
    <w:p w14:paraId="4D455C12" w14:textId="77777777" w:rsidR="002A64F7" w:rsidRDefault="00000000">
      <w:pPr>
        <w:spacing w:after="0" w:line="480" w:lineRule="auto"/>
        <w:jc w:val="center"/>
      </w:pPr>
      <w:r>
        <w:rPr>
          <w:rFonts w:cs="Times New Roman"/>
          <w:b/>
        </w:rPr>
        <w:t>Bowling Alone, Scrolling Together:</w:t>
      </w:r>
    </w:p>
    <w:p w14:paraId="78EA0FE7" w14:textId="77777777" w:rsidR="002A64F7" w:rsidRDefault="00000000">
      <w:pPr>
        <w:spacing w:after="0" w:line="480" w:lineRule="auto"/>
        <w:jc w:val="center"/>
      </w:pPr>
      <w:r>
        <w:rPr>
          <w:rFonts w:cs="Times New Roman"/>
          <w:b/>
        </w:rPr>
        <w:t>In-Person Socialization, Social Isolation, and Volunteering</w:t>
      </w:r>
    </w:p>
    <w:p w14:paraId="46710A4D" w14:textId="77777777" w:rsidR="002A64F7" w:rsidRDefault="00000000">
      <w:pPr>
        <w:spacing w:after="0" w:line="480" w:lineRule="auto"/>
        <w:jc w:val="center"/>
      </w:pPr>
      <w:r>
        <w:rPr>
          <w:rFonts w:cs="Times New Roman"/>
          <w:b/>
        </w:rPr>
        <w:t>Across Five Generational Cohorts</w:t>
      </w:r>
    </w:p>
    <w:p w14:paraId="79A50FB3" w14:textId="77777777" w:rsidR="002A64F7" w:rsidRDefault="002A64F7">
      <w:pPr>
        <w:spacing w:after="0" w:line="480" w:lineRule="auto"/>
      </w:pPr>
    </w:p>
    <w:p w14:paraId="4C583D2A" w14:textId="77777777" w:rsidR="002A64F7" w:rsidRDefault="00000000">
      <w:pPr>
        <w:spacing w:after="0" w:line="480" w:lineRule="auto"/>
        <w:jc w:val="center"/>
      </w:pPr>
      <w:r>
        <w:rPr>
          <w:rFonts w:cs="Times New Roman"/>
        </w:rPr>
        <w:t>Hosung You &amp; Suzanna R. Windon</w:t>
      </w:r>
    </w:p>
    <w:p w14:paraId="702F46E7" w14:textId="77777777" w:rsidR="002A64F7" w:rsidRDefault="00000000">
      <w:pPr>
        <w:spacing w:after="0" w:line="480" w:lineRule="auto"/>
        <w:jc w:val="center"/>
      </w:pPr>
      <w:r>
        <w:rPr>
          <w:rFonts w:cs="Times New Roman"/>
        </w:rPr>
        <w:t>The Pennsylvania State University</w:t>
      </w:r>
    </w:p>
    <w:p w14:paraId="60BFF32B" w14:textId="77777777" w:rsidR="002A64F7" w:rsidRDefault="00000000">
      <w:r>
        <w:br w:type="page"/>
      </w:r>
    </w:p>
    <w:p w14:paraId="3EE09E26" w14:textId="77777777" w:rsidR="002A64F7" w:rsidRDefault="00000000">
      <w:pPr>
        <w:spacing w:after="0" w:line="480" w:lineRule="auto"/>
        <w:jc w:val="center"/>
      </w:pPr>
      <w:r>
        <w:rPr>
          <w:rFonts w:cs="Times New Roman"/>
          <w:b/>
        </w:rPr>
        <w:lastRenderedPageBreak/>
        <w:t>Abstract</w:t>
      </w:r>
    </w:p>
    <w:p w14:paraId="4A1FF65D" w14:textId="3AC4A061" w:rsidR="002A64F7" w:rsidRDefault="00000000">
      <w:pPr>
        <w:spacing w:after="0" w:line="480" w:lineRule="auto"/>
      </w:pPr>
      <w:r>
        <w:rPr>
          <w:rFonts w:cs="Times New Roman"/>
        </w:rPr>
        <w:t xml:space="preserve">Social isolation has been declared a public health epidemic, yet its civic consequences remain underexamined. Using four waves of the Current Population Survey Civic Engagement and Volunteering Supplement (2017–2023; </w:t>
      </w:r>
      <w:r>
        <w:rPr>
          <w:rFonts w:cs="Times New Roman"/>
          <w:i/>
        </w:rPr>
        <w:t>N</w:t>
      </w:r>
      <w:r>
        <w:rPr>
          <w:rFonts w:cs="Times New Roman"/>
        </w:rPr>
        <w:t xml:space="preserve"> = 201,168), this study combines survey-weighted logistic regression and latent profile analysis to examine whether in-person socialization predicts volunteering differently across five generational cohorts. Across all generations, the transition from no socialization to even occasional contact is associated with the largest marginal gain in </w:t>
      </w:r>
      <w:ins w:id="0" w:author="Windon, Suzanna R." w:date="2026-03-25T07:54:00Z" w16du:dateUtc="2026-03-25T11:54:00Z">
        <w:r w:rsidR="00396CF7">
          <w:rPr>
            <w:rFonts w:cs="Times New Roman"/>
          </w:rPr>
          <w:t>the pro</w:t>
        </w:r>
        <w:r w:rsidR="000C162D">
          <w:rPr>
            <w:rFonts w:cs="Times New Roman"/>
          </w:rPr>
          <w:t xml:space="preserve">bability of </w:t>
        </w:r>
      </w:ins>
      <w:r>
        <w:rPr>
          <w:rFonts w:cs="Times New Roman"/>
        </w:rPr>
        <w:t xml:space="preserve">volunteering </w:t>
      </w:r>
      <w:del w:id="1" w:author="Windon, Suzanna R." w:date="2026-03-25T07:54:00Z" w16du:dateUtc="2026-03-25T11:54:00Z">
        <w:r w:rsidDel="000C162D">
          <w:rPr>
            <w:rFonts w:cs="Times New Roman"/>
          </w:rPr>
          <w:delText xml:space="preserve">probability </w:delText>
        </w:r>
      </w:del>
      <w:r>
        <w:rPr>
          <w:rFonts w:cs="Times New Roman"/>
        </w:rPr>
        <w:t>(7–10 percentage points), a "First Step Effect" comparable in magnitude to the education gradient. Gen Z exhibits a paradox: the highest baseline volunteering probability at zero socialization</w:t>
      </w:r>
      <w:del w:id="2" w:author="Windon, Suzanna R." w:date="2026-03-25T07:54:00Z" w16du:dateUtc="2026-03-25T11:54:00Z">
        <w:r w:rsidDel="000C162D">
          <w:rPr>
            <w:rFonts w:cs="Times New Roman"/>
          </w:rPr>
          <w:delText xml:space="preserve"> yet a plateau beyond moderate socialization levels, a ceiling </w:delText>
        </w:r>
      </w:del>
      <w:ins w:id="3" w:author="Windon, Suzanna R." w:date="2026-03-25T07:54:00Z" w16du:dateUtc="2026-03-25T11:54:00Z">
        <w:r w:rsidR="000C162D">
          <w:rPr>
            <w:rFonts w:cs="Times New Roman"/>
          </w:rPr>
          <w:t xml:space="preserve">, yet a plateau beyond moderate socialization levels, a ceiling effect </w:t>
        </w:r>
      </w:ins>
      <w:r>
        <w:rPr>
          <w:rFonts w:cs="Times New Roman"/>
        </w:rPr>
        <w:t>absent in older cohorts. These patterns predate COVID-19 and persist unchanged, establishing them as cohort characteristics. Education amplifies the socialization–volunteering gradient, but neither employment nor civic social media use alters the generational pattern. Over half of Gen Z occupies civic engagement profiles defined by social isolation. Findings suggest that declining youth volunteering reflects social disconnection rather than weakened civic motivation, with implications for low-threshold volunteer recruitment.</w:t>
      </w:r>
    </w:p>
    <w:p w14:paraId="473B3077" w14:textId="77777777" w:rsidR="002A64F7" w:rsidRDefault="00000000">
      <w:pPr>
        <w:spacing w:after="0" w:line="480" w:lineRule="auto"/>
        <w:ind w:firstLine="720"/>
      </w:pPr>
      <w:r>
        <w:rPr>
          <w:rFonts w:cs="Times New Roman"/>
          <w:i/>
        </w:rPr>
        <w:t xml:space="preserve">Keywords: </w:t>
      </w:r>
      <w:r>
        <w:rPr>
          <w:rFonts w:cs="Times New Roman"/>
        </w:rPr>
        <w:t>volunteering, social isolation, civic engagement, generational differences, COVID-19, latent profile analysis, Current Population Survey</w:t>
      </w:r>
    </w:p>
    <w:p w14:paraId="44BF2789" w14:textId="77777777" w:rsidR="002A64F7" w:rsidRDefault="00000000">
      <w:r>
        <w:br w:type="page"/>
      </w:r>
    </w:p>
    <w:p w14:paraId="745C9898" w14:textId="77777777" w:rsidR="002A64F7" w:rsidRDefault="00000000">
      <w:pPr>
        <w:spacing w:after="0" w:line="480" w:lineRule="auto"/>
        <w:jc w:val="center"/>
      </w:pPr>
      <w:r>
        <w:rPr>
          <w:rFonts w:cs="Times New Roman"/>
          <w:b/>
        </w:rPr>
        <w:lastRenderedPageBreak/>
        <w:t>Introduction</w:t>
      </w:r>
    </w:p>
    <w:p w14:paraId="1F56F9A7" w14:textId="3A166DC4" w:rsidR="002A64F7" w:rsidRDefault="00000000">
      <w:pPr>
        <w:spacing w:after="0" w:line="480" w:lineRule="auto"/>
        <w:ind w:firstLine="720"/>
      </w:pPr>
      <w:r>
        <w:rPr>
          <w:rFonts w:cs="Times New Roman"/>
        </w:rPr>
        <w:t xml:space="preserve">In May 2023, the U.S. Surgeon General </w:t>
      </w:r>
      <w:ins w:id="4" w:author="Windon, Suzanna R." w:date="2026-03-25T08:11:00Z" w16du:dateUtc="2026-03-25T12:11:00Z">
        <w:r w:rsidR="00FC13D7">
          <w:rPr>
            <w:rFonts w:cs="Times New Roman"/>
          </w:rPr>
          <w:t xml:space="preserve"> formally </w:t>
        </w:r>
        <w:r w:rsidR="000220A9">
          <w:rPr>
            <w:rFonts w:cs="Times New Roman"/>
          </w:rPr>
          <w:t xml:space="preserve">identified </w:t>
        </w:r>
      </w:ins>
      <w:del w:id="5" w:author="Windon, Suzanna R." w:date="2026-03-25T08:11:00Z" w16du:dateUtc="2026-03-25T12:11:00Z">
        <w:r w:rsidDel="000220A9">
          <w:rPr>
            <w:rFonts w:cs="Times New Roman"/>
          </w:rPr>
          <w:delText>declared</w:delText>
        </w:r>
      </w:del>
      <w:r>
        <w:rPr>
          <w:rFonts w:cs="Times New Roman"/>
        </w:rPr>
        <w:t xml:space="preserve"> loneliness and social isolation a</w:t>
      </w:r>
      <w:ins w:id="6" w:author="Windon, Suzanna R." w:date="2026-03-25T08:11:00Z" w16du:dateUtc="2026-03-25T12:11:00Z">
        <w:r w:rsidR="000220A9">
          <w:rPr>
            <w:rFonts w:cs="Times New Roman"/>
          </w:rPr>
          <w:t>s a</w:t>
        </w:r>
      </w:ins>
      <w:r>
        <w:rPr>
          <w:rFonts w:cs="Times New Roman"/>
        </w:rPr>
        <w:t xml:space="preserve"> public health epidemic, documenting </w:t>
      </w:r>
      <w:ins w:id="7" w:author="Windon, Suzanna R." w:date="2026-03-25T08:12:00Z" w16du:dateUtc="2026-03-25T12:12:00Z">
        <w:r w:rsidR="000220A9" w:rsidRPr="00AF5FA1">
          <w:rPr>
            <w:rFonts w:cs="Times New Roman"/>
            <w:szCs w:val="24"/>
          </w:rPr>
          <w:t xml:space="preserve">their </w:t>
        </w:r>
        <w:r w:rsidR="00F153E3" w:rsidRPr="00AF5FA1">
          <w:rPr>
            <w:rFonts w:cs="Times New Roman"/>
            <w:szCs w:val="24"/>
          </w:rPr>
          <w:t xml:space="preserve">significant associations with </w:t>
        </w:r>
      </w:ins>
      <w:ins w:id="8" w:author="Windon, Suzanna R." w:date="2026-03-25T08:13:00Z" w16du:dateUtc="2026-03-25T12:13:00Z">
        <w:r w:rsidR="00F150A7" w:rsidRPr="00AF5FA1">
          <w:rPr>
            <w:rFonts w:cs="Times New Roman"/>
            <w:szCs w:val="24"/>
          </w:rPr>
          <w:t>ad</w:t>
        </w:r>
        <w:r w:rsidR="00BF1A60" w:rsidRPr="00AF5FA1">
          <w:rPr>
            <w:rFonts w:cs="Times New Roman"/>
            <w:szCs w:val="24"/>
          </w:rPr>
          <w:t xml:space="preserve">verse mental health outcomes, </w:t>
        </w:r>
        <w:r w:rsidR="00F150A7" w:rsidRPr="00AF5FA1">
          <w:rPr>
            <w:rStyle w:val="cf01"/>
            <w:rFonts w:ascii="Times New Roman" w:hAnsi="Times New Roman" w:cs="Times New Roman"/>
            <w:sz w:val="24"/>
            <w:szCs w:val="24"/>
            <w:rPrChange w:id="9" w:author="Windon, Suzanna R." w:date="2026-03-25T08:14:00Z" w16du:dateUtc="2026-03-25T12:14:00Z">
              <w:rPr>
                <w:rStyle w:val="cf01"/>
              </w:rPr>
            </w:rPrChange>
          </w:rPr>
          <w:t xml:space="preserve">physical </w:t>
        </w:r>
      </w:ins>
      <w:ins w:id="10" w:author="Windon, Suzanna R." w:date="2026-03-25T08:14:00Z" w16du:dateUtc="2026-03-25T12:14:00Z">
        <w:r w:rsidR="00BF1A60" w:rsidRPr="00AF5FA1">
          <w:rPr>
            <w:rStyle w:val="cf01"/>
            <w:rFonts w:ascii="Times New Roman" w:hAnsi="Times New Roman" w:cs="Times New Roman"/>
            <w:sz w:val="24"/>
            <w:szCs w:val="24"/>
            <w:rPrChange w:id="11" w:author="Windon, Suzanna R." w:date="2026-03-25T08:14:00Z" w16du:dateUtc="2026-03-25T12:14:00Z">
              <w:rPr>
                <w:rStyle w:val="cf01"/>
              </w:rPr>
            </w:rPrChange>
          </w:rPr>
          <w:t xml:space="preserve">well-being, </w:t>
        </w:r>
        <w:r w:rsidR="00AF5FA1" w:rsidRPr="00AF5FA1">
          <w:rPr>
            <w:rStyle w:val="cf01"/>
            <w:rFonts w:ascii="Times New Roman" w:hAnsi="Times New Roman" w:cs="Times New Roman"/>
            <w:sz w:val="24"/>
            <w:szCs w:val="24"/>
            <w:rPrChange w:id="12" w:author="Windon, Suzanna R." w:date="2026-03-25T08:14:00Z" w16du:dateUtc="2026-03-25T12:14:00Z">
              <w:rPr>
                <w:rStyle w:val="cf01"/>
              </w:rPr>
            </w:rPrChange>
          </w:rPr>
          <w:t xml:space="preserve">and </w:t>
        </w:r>
      </w:ins>
      <w:ins w:id="13" w:author="Windon, Suzanna R." w:date="2026-03-25T08:13:00Z" w16du:dateUtc="2026-03-25T12:13:00Z">
        <w:r w:rsidR="00F150A7" w:rsidRPr="00AF5FA1">
          <w:rPr>
            <w:rStyle w:val="cf01"/>
            <w:rFonts w:ascii="Times New Roman" w:hAnsi="Times New Roman" w:cs="Times New Roman"/>
            <w:sz w:val="24"/>
            <w:szCs w:val="24"/>
            <w:rPrChange w:id="14" w:author="Windon, Suzanna R." w:date="2026-03-25T08:14:00Z" w16du:dateUtc="2026-03-25T12:14:00Z">
              <w:rPr>
                <w:rStyle w:val="cf01"/>
              </w:rPr>
            </w:rPrChange>
          </w:rPr>
          <w:t>increased mortality risk</w:t>
        </w:r>
        <w:r w:rsidR="00F150A7">
          <w:rPr>
            <w:rStyle w:val="cf01"/>
          </w:rPr>
          <w:t xml:space="preserve"> </w:t>
        </w:r>
      </w:ins>
      <w:del w:id="15" w:author="Windon, Suzanna R." w:date="2026-03-25T08:14:00Z" w16du:dateUtc="2026-03-25T12:14:00Z">
        <w:r w:rsidDel="00BF1A60">
          <w:rPr>
            <w:rFonts w:cs="Times New Roman"/>
          </w:rPr>
          <w:delText>extensive consequences for mental health</w:delText>
        </w:r>
        <w:r w:rsidDel="00AF5FA1">
          <w:rPr>
            <w:rFonts w:cs="Times New Roman"/>
          </w:rPr>
          <w:delText xml:space="preserve">, physical well-being, and mortality </w:delText>
        </w:r>
      </w:del>
      <w:r>
        <w:rPr>
          <w:rFonts w:cs="Times New Roman"/>
        </w:rPr>
        <w:t xml:space="preserve">(Office of the Surgeon General, 2023). </w:t>
      </w:r>
      <w:del w:id="16" w:author="Windon, Suzanna R." w:date="2026-03-25T08:16:00Z" w16du:dateUtc="2026-03-25T12:16:00Z">
        <w:r w:rsidDel="0017334D">
          <w:rPr>
            <w:rFonts w:cs="Times New Roman"/>
          </w:rPr>
          <w:delText>Y</w:delText>
        </w:r>
      </w:del>
      <w:ins w:id="17" w:author="Windon, Suzanna R." w:date="2026-03-25T08:16:00Z" w16du:dateUtc="2026-03-25T12:16:00Z">
        <w:r w:rsidR="0017334D">
          <w:rPr>
            <w:rFonts w:cs="Times New Roman"/>
          </w:rPr>
          <w:t>Researchers</w:t>
        </w:r>
      </w:ins>
      <w:ins w:id="18" w:author="Windon, Suzanna R." w:date="2026-03-25T08:16:00Z">
        <w:r w:rsidR="0017334D" w:rsidRPr="0017334D">
          <w:rPr>
            <w:rFonts w:cs="Times New Roman"/>
          </w:rPr>
          <w:t xml:space="preserve"> have examined the health effects of social disconnection extensively, yet they have paid far less attention to its civic consequences, particularly its effects on </w:t>
        </w:r>
        <w:commentRangeStart w:id="19"/>
        <w:r w:rsidR="0017334D" w:rsidRPr="0017334D">
          <w:rPr>
            <w:rFonts w:cs="Times New Roman"/>
          </w:rPr>
          <w:t>volunteering</w:t>
        </w:r>
      </w:ins>
      <w:commentRangeEnd w:id="19"/>
      <w:r w:rsidR="00133A69" w:rsidRPr="0017334D">
        <w:rPr>
          <w:rStyle w:val="CommentReference"/>
          <w:rFonts w:cs="Times New Roman"/>
          <w:sz w:val="24"/>
          <w:szCs w:val="22"/>
        </w:rPr>
        <w:commentReference w:id="19"/>
      </w:r>
      <w:ins w:id="20" w:author="Windon, Suzanna R." w:date="2026-03-25T08:16:00Z">
        <w:r w:rsidR="0017334D" w:rsidRPr="0017334D">
          <w:rPr>
            <w:rFonts w:cs="Times New Roman"/>
          </w:rPr>
          <w:t xml:space="preserve">. </w:t>
        </w:r>
      </w:ins>
      <w:del w:id="21" w:author="Windon, Suzanna R." w:date="2026-03-25T08:16:00Z" w16du:dateUtc="2026-03-25T12:16:00Z">
        <w:r w:rsidDel="00AA2E8E">
          <w:rPr>
            <w:rFonts w:cs="Times New Roman"/>
          </w:rPr>
          <w:delText>et while the health effects of social disconnection have received considerable empirical attention, one domain remains underexamined: the civic consequences of social disconnection, and its effects on volunteering in specific</w:delText>
        </w:r>
      </w:del>
      <w:r>
        <w:rPr>
          <w:rFonts w:cs="Times New Roman"/>
        </w:rPr>
        <w:t xml:space="preserve">. That omission is consequential. A quarter century after Putnam (2000) documented the broad decline of associational life in </w:t>
      </w:r>
      <w:r>
        <w:rPr>
          <w:rFonts w:cs="Times New Roman"/>
          <w:i/>
        </w:rPr>
        <w:t>Bowling Alone</w:t>
      </w:r>
      <w:r>
        <w:rPr>
          <w:rFonts w:cs="Times New Roman"/>
        </w:rPr>
        <w:t>, emerging evidence suggests that the decline in social connection has continued, and accelerated among younger cohorts, with potential implications for the civic infrastructure that depends on volunteerism.</w:t>
      </w:r>
    </w:p>
    <w:p w14:paraId="66B44E03" w14:textId="6D9E7BE7" w:rsidR="002A64F7" w:rsidRDefault="00000000">
      <w:pPr>
        <w:spacing w:after="0" w:line="480" w:lineRule="auto"/>
        <w:ind w:firstLine="720"/>
      </w:pPr>
      <w:commentRangeStart w:id="22"/>
      <w:del w:id="23" w:author="Windon, Suzanna R." w:date="2026-03-25T07:59:00Z" w16du:dateUtc="2026-03-25T11:59:00Z">
        <w:r w:rsidDel="00C56167">
          <w:rPr>
            <w:rFonts w:cs="Times New Roman"/>
          </w:rPr>
          <w:delText>The scale of the</w:delText>
        </w:r>
      </w:del>
      <w:del w:id="24" w:author="Windon, Suzanna R." w:date="2026-03-25T07:56:00Z" w16du:dateUtc="2026-03-25T11:56:00Z">
        <w:r w:rsidDel="00B50FD2">
          <w:rPr>
            <w:rFonts w:cs="Times New Roman"/>
          </w:rPr>
          <w:delText xml:space="preserve"> </w:delText>
        </w:r>
      </w:del>
      <w:del w:id="25" w:author="Windon, Suzanna R." w:date="2026-03-25T07:59:00Z" w16du:dateUtc="2026-03-25T11:59:00Z">
        <w:r w:rsidDel="00C56167">
          <w:rPr>
            <w:rFonts w:cs="Times New Roman"/>
          </w:rPr>
          <w:delText xml:space="preserve">volunteering </w:delText>
        </w:r>
      </w:del>
      <w:del w:id="26" w:author="Windon, Suzanna R." w:date="2026-03-25T07:56:00Z" w16du:dateUtc="2026-03-25T11:56:00Z">
        <w:r w:rsidDel="00B50FD2">
          <w:rPr>
            <w:rFonts w:cs="Times New Roman"/>
          </w:rPr>
          <w:delText>decline</w:delText>
        </w:r>
      </w:del>
      <w:del w:id="27" w:author="Windon, Suzanna R." w:date="2026-03-25T07:59:00Z" w16du:dateUtc="2026-03-25T11:59:00Z">
        <w:r w:rsidDel="00C56167">
          <w:rPr>
            <w:rFonts w:cs="Times New Roman"/>
          </w:rPr>
          <w:delText xml:space="preserve"> is substantial</w:delText>
        </w:r>
      </w:del>
      <w:r>
        <w:rPr>
          <w:rFonts w:cs="Times New Roman"/>
        </w:rPr>
        <w:t xml:space="preserve">. </w:t>
      </w:r>
      <w:ins w:id="28" w:author="Windon, Suzanna R." w:date="2026-03-25T07:59:00Z">
        <w:r w:rsidR="00C56167" w:rsidRPr="00C56167">
          <w:rPr>
            <w:rFonts w:cs="Times New Roman"/>
          </w:rPr>
          <w:t xml:space="preserve">The decline in volunteering has been substantial. </w:t>
        </w:r>
      </w:ins>
      <w:r>
        <w:rPr>
          <w:rFonts w:cs="Times New Roman"/>
        </w:rPr>
        <w:t>Between 2005 and 2021, the U.S. formal volunteering rate fell from 28.8% to 23.2%, the lowest rate recorded since the Bureau of Labor Statistics began tracking the measure (AmeriCorps, 2022). Among 16-to-24-year-olds, the decline has been even steeper, falling by nearly a third from 26.4% to 17.4%. These declines have occurred despite expansions in national service programs, campus volunteer centers, and corporate volunteer initiatives. If supply-side interventions were sufficient, rates should have stabilized or increased. They did not. The barrier lies not in the availability of opportunities but in the social pathways through which individuals are recruited into them.</w:t>
      </w:r>
      <w:commentRangeEnd w:id="22"/>
      <w:r w:rsidR="0070147F">
        <w:rPr>
          <w:rStyle w:val="CommentReference"/>
          <w:sz w:val="24"/>
          <w:szCs w:val="22"/>
        </w:rPr>
        <w:commentReference w:id="22"/>
      </w:r>
    </w:p>
    <w:p w14:paraId="2E21BAD5" w14:textId="32AE5C57" w:rsidR="002A64F7" w:rsidRDefault="00000000" w:rsidP="00CC785F">
      <w:pPr>
        <w:spacing w:after="0" w:line="480" w:lineRule="auto"/>
        <w:ind w:firstLine="720"/>
      </w:pPr>
      <w:r>
        <w:rPr>
          <w:rFonts w:cs="Times New Roman"/>
        </w:rPr>
        <w:lastRenderedPageBreak/>
        <w:t>Twenge et al. (2019) documented that in-person social interaction among U.S. adolescents declined substantially between 2003 and 2017, a trend that predates the COVID-19 pandemic and thus cannot be attributed solely to lockdown-era disruptions. If social interaction drives civic recruitment, as both social capital theory (Putnam, 2000) and the civic voluntarism model (Verba et al., 1995) suggest, then generational declines in face-to-face socialization may be associated with lower volunteering rates in ways that existing interventions fail to address. The pathway from socialization to volunteering</w:t>
      </w:r>
      <w:ins w:id="29" w:author="Windon, Suzanna R." w:date="2026-03-25T08:20:00Z" w16du:dateUtc="2026-03-25T12:20:00Z">
        <w:r w:rsidR="00FB7309">
          <w:rPr>
            <w:rFonts w:cs="Times New Roman"/>
          </w:rPr>
          <w:t xml:space="preserve"> </w:t>
        </w:r>
      </w:ins>
      <w:ins w:id="30" w:author="Windon, Suzanna R." w:date="2026-03-25T08:20:00Z">
        <w:r w:rsidR="00FB7309" w:rsidRPr="00FB7309">
          <w:rPr>
            <w:rFonts w:cs="Times New Roman"/>
          </w:rPr>
          <w:t xml:space="preserve">operates through concrete, everyday interactions. </w:t>
        </w:r>
      </w:ins>
      <w:ins w:id="31" w:author="Windon, Suzanna R." w:date="2026-03-25T08:21:00Z">
        <w:r w:rsidR="00FB7309" w:rsidRPr="00FB7309">
          <w:rPr>
            <w:rFonts w:cs="Times New Roman"/>
          </w:rPr>
          <w:t xml:space="preserve">Individuals encounter opportunities when acquaintances mention local needs at community events, coworkers invite them to participate in activities such as park cleanups, or neighbors encourage them to participate in fundraising efforts. These routine, low-threshold interactions </w:t>
        </w:r>
      </w:ins>
      <w:del w:id="32" w:author="Windon, Suzanna R." w:date="2026-03-25T08:23:00Z" w16du:dateUtc="2026-03-25T12:23:00Z">
        <w:r w:rsidDel="00CC785F">
          <w:rPr>
            <w:rFonts w:cs="Times New Roman"/>
          </w:rPr>
          <w:delText xml:space="preserve"> is not abstract: an acquaintance at a community event mentions that a local food bank needs Saturday morning help; a coworker invites a colleague to a park cleanup; a neighbor asks for company at a fundraising walk. These are the mundane, </w:delText>
        </w:r>
      </w:del>
      <w:r>
        <w:rPr>
          <w:rFonts w:cs="Times New Roman"/>
        </w:rPr>
        <w:t xml:space="preserve">low-threshold </w:t>
      </w:r>
      <w:ins w:id="33" w:author="Windon, Suzanna R." w:date="2026-03-25T08:21:00Z" w16du:dateUtc="2026-03-25T12:21:00Z">
        <w:r w:rsidR="00A94802">
          <w:rPr>
            <w:rFonts w:cs="Times New Roman"/>
          </w:rPr>
          <w:t>interaction</w:t>
        </w:r>
      </w:ins>
      <w:ins w:id="34" w:author="Windon, Suzanna R." w:date="2026-03-25T08:22:00Z" w16du:dateUtc="2026-03-25T12:22:00Z">
        <w:r w:rsidR="00CC785F">
          <w:rPr>
            <w:rFonts w:cs="Times New Roman"/>
          </w:rPr>
          <w:t xml:space="preserve">s </w:t>
        </w:r>
      </w:ins>
      <w:del w:id="35" w:author="Windon, Suzanna R." w:date="2026-03-25T08:22:00Z" w16du:dateUtc="2026-03-25T12:22:00Z">
        <w:r w:rsidDel="00CC785F">
          <w:rPr>
            <w:rFonts w:cs="Times New Roman"/>
          </w:rPr>
          <w:delText xml:space="preserve">encounters through which civic recruitment </w:delText>
        </w:r>
      </w:del>
      <w:ins w:id="36" w:author="Windon, Suzanna R." w:date="2026-03-25T08:22:00Z" w16du:dateUtc="2026-03-25T12:22:00Z">
        <w:r w:rsidR="00CC785F">
          <w:rPr>
            <w:rFonts w:cs="Times New Roman"/>
          </w:rPr>
          <w:t xml:space="preserve"> </w:t>
        </w:r>
      </w:ins>
      <w:r>
        <w:rPr>
          <w:rFonts w:cs="Times New Roman"/>
        </w:rPr>
        <w:t xml:space="preserve">historically </w:t>
      </w:r>
      <w:ins w:id="37" w:author="Windon, Suzanna R." w:date="2026-03-25T08:22:00Z" w16du:dateUtc="2026-03-25T12:22:00Z">
        <w:r w:rsidR="00CC785F">
          <w:rPr>
            <w:rFonts w:cs="Times New Roman"/>
          </w:rPr>
          <w:t xml:space="preserve">facilitated civic engagement </w:t>
        </w:r>
      </w:ins>
      <w:del w:id="38" w:author="Windon, Suzanna R." w:date="2026-03-25T08:22:00Z" w16du:dateUtc="2026-03-25T12:22:00Z">
        <w:r w:rsidDel="00CC785F">
          <w:rPr>
            <w:rFonts w:cs="Times New Roman"/>
          </w:rPr>
          <w:delText>occurs</w:delText>
        </w:r>
      </w:del>
      <w:r>
        <w:rPr>
          <w:rFonts w:cs="Times New Roman"/>
        </w:rPr>
        <w:t xml:space="preserve">, and they </w:t>
      </w:r>
      <w:ins w:id="39" w:author="Windon, Suzanna R." w:date="2026-03-25T08:22:00Z" w16du:dateUtc="2026-03-25T12:22:00Z">
        <w:r w:rsidR="00CC785F">
          <w:rPr>
            <w:rFonts w:cs="Times New Roman"/>
          </w:rPr>
          <w:t xml:space="preserve">rely on </w:t>
        </w:r>
      </w:ins>
      <w:del w:id="40" w:author="Windon, Suzanna R." w:date="2026-03-25T08:22:00Z" w16du:dateUtc="2026-03-25T12:22:00Z">
        <w:r w:rsidDel="00CC785F">
          <w:rPr>
            <w:rFonts w:cs="Times New Roman"/>
          </w:rPr>
          <w:delText>require</w:delText>
        </w:r>
      </w:del>
      <w:r>
        <w:rPr>
          <w:rFonts w:cs="Times New Roman"/>
        </w:rPr>
        <w:t xml:space="preserve"> physical co-</w:t>
      </w:r>
      <w:commentRangeStart w:id="41"/>
      <w:r>
        <w:rPr>
          <w:rFonts w:cs="Times New Roman"/>
        </w:rPr>
        <w:t>presence</w:t>
      </w:r>
      <w:commentRangeEnd w:id="41"/>
      <w:r w:rsidR="00CC785F">
        <w:rPr>
          <w:rStyle w:val="CommentReference"/>
          <w:rFonts w:cs="Times New Roman"/>
          <w:sz w:val="24"/>
          <w:szCs w:val="22"/>
        </w:rPr>
        <w:commentReference w:id="41"/>
      </w:r>
      <w:r>
        <w:rPr>
          <w:rFonts w:cs="Times New Roman"/>
        </w:rPr>
        <w:t>.</w:t>
      </w:r>
      <w:ins w:id="42" w:author="Windon, Suzanna R." w:date="2026-03-25T08:23:00Z" w16du:dateUtc="2026-03-25T12:23:00Z">
        <w:r w:rsidR="00CC785F">
          <w:rPr>
            <w:rFonts w:cs="Times New Roman"/>
          </w:rPr>
          <w:t xml:space="preserve"> </w:t>
        </w:r>
      </w:ins>
    </w:p>
    <w:p w14:paraId="5F094CE0" w14:textId="793F7D15" w:rsidR="002A64F7" w:rsidRDefault="00000000">
      <w:pPr>
        <w:spacing w:after="0" w:line="480" w:lineRule="auto"/>
        <w:ind w:firstLine="720"/>
      </w:pPr>
      <w:r>
        <w:rPr>
          <w:rFonts w:cs="Times New Roman"/>
        </w:rPr>
        <w:t xml:space="preserve">Understanding the civic consequences of social isolation is particularly </w:t>
      </w:r>
      <w:ins w:id="43" w:author="Windon, Suzanna R." w:date="2026-03-25T08:25:00Z" w16du:dateUtc="2026-03-25T12:25:00Z">
        <w:r w:rsidR="00D92B0C">
          <w:rPr>
            <w:rFonts w:cs="Times New Roman"/>
          </w:rPr>
          <w:t xml:space="preserve">important </w:t>
        </w:r>
      </w:ins>
      <w:del w:id="44" w:author="Windon, Suzanna R." w:date="2026-03-25T08:25:00Z" w16du:dateUtc="2026-03-25T12:25:00Z">
        <w:r w:rsidDel="00D92B0C">
          <w:rPr>
            <w:rFonts w:cs="Times New Roman"/>
          </w:rPr>
          <w:delText>urgent</w:delText>
        </w:r>
      </w:del>
      <w:r>
        <w:rPr>
          <w:rFonts w:cs="Times New Roman"/>
        </w:rPr>
        <w:t xml:space="preserve"> for the volunteering sector. Unlike voting or charitable giving, organized volunteering requires sustained </w:t>
      </w:r>
      <w:ins w:id="45" w:author="Windon, Suzanna R." w:date="2026-03-25T08:25:00Z" w16du:dateUtc="2026-03-25T12:25:00Z">
        <w:r w:rsidR="00D005BC">
          <w:rPr>
            <w:rFonts w:cs="Times New Roman"/>
          </w:rPr>
          <w:t xml:space="preserve">time </w:t>
        </w:r>
      </w:ins>
      <w:r>
        <w:rPr>
          <w:rFonts w:cs="Times New Roman"/>
        </w:rPr>
        <w:t xml:space="preserve">investment </w:t>
      </w:r>
      <w:del w:id="46" w:author="Windon, Suzanna R." w:date="2026-03-25T08:25:00Z" w16du:dateUtc="2026-03-25T12:25:00Z">
        <w:r w:rsidDel="00D005BC">
          <w:rPr>
            <w:rFonts w:cs="Times New Roman"/>
          </w:rPr>
          <w:delText>of time</w:delText>
        </w:r>
      </w:del>
      <w:r>
        <w:rPr>
          <w:rFonts w:cs="Times New Roman"/>
        </w:rPr>
        <w:t xml:space="preserve"> and coordination with others, making it especially dependent on social networks and in-person contact (Cacioppo &amp; Cacioppo, 2014; Holt-Lunstad et al., 2010). Social connections reduce entry barriers by providing practical information and the social accompaniment that lowers the threshold for initial participation. </w:t>
      </w:r>
      <w:ins w:id="47" w:author="Windon, Suzanna R." w:date="2026-03-25T08:27:00Z" w16du:dateUtc="2026-03-25T12:27:00Z">
        <w:r w:rsidR="001F78CC">
          <w:rPr>
            <w:rFonts w:cs="Times New Roman"/>
          </w:rPr>
          <w:t xml:space="preserve">However, </w:t>
        </w:r>
      </w:ins>
      <w:del w:id="48" w:author="Windon, Suzanna R." w:date="2026-03-25T08:27:00Z" w16du:dateUtc="2026-03-25T12:27:00Z">
        <w:r w:rsidDel="001F78CC">
          <w:rPr>
            <w:rFonts w:cs="Times New Roman"/>
          </w:rPr>
          <w:delText>Yet</w:delText>
        </w:r>
      </w:del>
      <w:r>
        <w:rPr>
          <w:rFonts w:cs="Times New Roman"/>
        </w:rPr>
        <w:t xml:space="preserve"> the empirical literature has treated social isolation primarily as a control variable rather than a central mechanism</w:t>
      </w:r>
      <w:ins w:id="49" w:author="Windon, Suzanna R." w:date="2026-03-25T08:27:00Z" w16du:dateUtc="2026-03-25T12:27:00Z">
        <w:r w:rsidR="0085119D">
          <w:rPr>
            <w:rFonts w:cs="Times New Roman"/>
          </w:rPr>
          <w:t>. In addition</w:t>
        </w:r>
      </w:ins>
      <w:del w:id="50" w:author="Windon, Suzanna R." w:date="2026-03-25T08:27:00Z" w16du:dateUtc="2026-03-25T12:27:00Z">
        <w:r w:rsidDel="0085119D">
          <w:rPr>
            <w:rFonts w:cs="Times New Roman"/>
          </w:rPr>
          <w:delText>,</w:delText>
        </w:r>
      </w:del>
      <w:r>
        <w:rPr>
          <w:rFonts w:cs="Times New Roman"/>
        </w:rPr>
        <w:t xml:space="preserve"> </w:t>
      </w:r>
      <w:del w:id="51" w:author="Windon, Suzanna R." w:date="2026-03-25T09:23:00Z" w16du:dateUtc="2026-03-25T13:23:00Z">
        <w:r w:rsidDel="009E67F2">
          <w:rPr>
            <w:rFonts w:cs="Times New Roman"/>
          </w:rPr>
          <w:delText xml:space="preserve">and </w:delText>
        </w:r>
      </w:del>
      <w:r>
        <w:rPr>
          <w:rFonts w:cs="Times New Roman"/>
        </w:rPr>
        <w:t xml:space="preserve">existing research on generational differences tends to rely on simple </w:t>
      </w:r>
      <w:r>
        <w:rPr>
          <w:rFonts w:cs="Times New Roman"/>
        </w:rPr>
        <w:lastRenderedPageBreak/>
        <w:t xml:space="preserve">cohort comparisons without examining how the </w:t>
      </w:r>
      <w:r>
        <w:rPr>
          <w:rFonts w:cs="Times New Roman"/>
          <w:i/>
        </w:rPr>
        <w:t>mechanisms</w:t>
      </w:r>
      <w:r>
        <w:rPr>
          <w:rFonts w:cs="Times New Roman"/>
        </w:rPr>
        <w:t xml:space="preserve"> driving volunteering may differ across generations. Wilson (2012) identified social networks as a consistent predictor of volunteering but noted that the field lacks a clear account of how network effects vary across demographic subgroups. The question is whether declining youth volunteering is better explained by changing values or by </w:t>
      </w:r>
      <w:del w:id="52" w:author="Windon, Suzanna R." w:date="2026-03-25T09:24:00Z" w16du:dateUtc="2026-03-25T13:24:00Z">
        <w:r w:rsidDel="009E67F2">
          <w:rPr>
            <w:rFonts w:cs="Times New Roman"/>
          </w:rPr>
          <w:delText xml:space="preserve">the </w:delText>
        </w:r>
      </w:del>
      <w:r>
        <w:rPr>
          <w:rFonts w:cs="Times New Roman"/>
        </w:rPr>
        <w:t>weakening o</w:t>
      </w:r>
      <w:del w:id="53" w:author="Windon, Suzanna R." w:date="2026-03-25T09:24:00Z" w16du:dateUtc="2026-03-25T13:24:00Z">
        <w:r w:rsidDel="009E67F2">
          <w:rPr>
            <w:rFonts w:cs="Times New Roman"/>
          </w:rPr>
          <w:delText xml:space="preserve">f the </w:delText>
        </w:r>
      </w:del>
      <w:r>
        <w:rPr>
          <w:rFonts w:cs="Times New Roman"/>
        </w:rPr>
        <w:t>social connections that facilitate volunteering.</w:t>
      </w:r>
    </w:p>
    <w:p w14:paraId="02D722DE" w14:textId="3FA653ED" w:rsidR="002A64F7" w:rsidDel="00B33523" w:rsidRDefault="00000000">
      <w:pPr>
        <w:spacing w:after="0" w:line="480" w:lineRule="auto"/>
        <w:ind w:firstLine="720"/>
        <w:rPr>
          <w:del w:id="54" w:author="Windon, Suzanna R." w:date="2026-03-25T09:33:00Z" w16du:dateUtc="2026-03-25T13:33:00Z"/>
        </w:rPr>
      </w:pPr>
      <w:r>
        <w:rPr>
          <w:rFonts w:cs="Times New Roman"/>
        </w:rPr>
        <w:t xml:space="preserve">We address this gap using four waves of nationally representative CPS-CEV data (2017, 2019, 2021, 2023; </w:t>
      </w:r>
      <w:r>
        <w:rPr>
          <w:rFonts w:cs="Times New Roman"/>
          <w:i/>
        </w:rPr>
        <w:t>N</w:t>
      </w:r>
      <w:r>
        <w:rPr>
          <w:rFonts w:cs="Times New Roman"/>
        </w:rPr>
        <w:t xml:space="preserve"> ≈ 201,000) to examine the association between in-person socialization frequency and volunteering across five generational cohorts. Two research questions guide th</w:t>
      </w:r>
      <w:ins w:id="55" w:author="Windon, Suzanna R." w:date="2026-03-25T09:24:00Z" w16du:dateUtc="2026-03-25T13:24:00Z">
        <w:r w:rsidR="00EE54F3">
          <w:rPr>
            <w:rFonts w:cs="Times New Roman"/>
          </w:rPr>
          <w:t xml:space="preserve">is </w:t>
        </w:r>
        <w:r w:rsidR="006F6B4B">
          <w:rPr>
            <w:rFonts w:cs="Times New Roman"/>
          </w:rPr>
          <w:t>study</w:t>
        </w:r>
      </w:ins>
      <w:del w:id="56" w:author="Windon, Suzanna R." w:date="2026-03-25T09:24:00Z" w16du:dateUtc="2026-03-25T13:24:00Z">
        <w:r w:rsidDel="00EE54F3">
          <w:rPr>
            <w:rFonts w:cs="Times New Roman"/>
          </w:rPr>
          <w:delText xml:space="preserve">e </w:delText>
        </w:r>
      </w:del>
      <w:r>
        <w:rPr>
          <w:rFonts w:cs="Times New Roman"/>
        </w:rPr>
        <w:t>analysis, spanning variable-centered and person-centered approaches (see Purpose and Research Questions). By bracketing the COVID-19 pandemic, the four-wave design distinguishes stable cohort effects from pandemic-specific disruptions. The integrated approach, combining survey-weighted logistic regression and Latent Profile Analysis, extends the Surgeon General's health-focused framing to a civic engagement context</w:t>
      </w:r>
      <w:ins w:id="57" w:author="Windon, Suzanna R." w:date="2026-03-25T09:33:00Z" w16du:dateUtc="2026-03-25T13:33:00Z">
        <w:r w:rsidR="00B33523">
          <w:rPr>
            <w:rFonts w:cs="Times New Roman"/>
          </w:rPr>
          <w:t xml:space="preserve">. </w:t>
        </w:r>
      </w:ins>
      <w:del w:id="58" w:author="Windon, Suzanna R." w:date="2026-03-25T09:33:00Z" w16du:dateUtc="2026-03-25T13:33:00Z">
        <w:r w:rsidDel="00B33523">
          <w:rPr>
            <w:rFonts w:cs="Times New Roman"/>
          </w:rPr>
          <w:delText>,</w:delText>
        </w:r>
      </w:del>
      <w:r>
        <w:rPr>
          <w:rFonts w:cs="Times New Roman"/>
        </w:rPr>
        <w:t xml:space="preserve"> </w:t>
      </w:r>
      <w:ins w:id="59" w:author="Windon, Suzanna R." w:date="2026-03-25T09:33:00Z">
        <w:r w:rsidR="00B33523" w:rsidRPr="00B33523">
          <w:rPr>
            <w:rFonts w:cs="Times New Roman"/>
            <w:lang w:val="en"/>
          </w:rPr>
          <w:t>In doing so, this study advances the literature by positioning social connection as a central mechanism in civic participation, rather than a peripheral control, and by clarifying how generational differences shape pathways into volunteering.</w:t>
        </w:r>
      </w:ins>
      <w:del w:id="60" w:author="Windon, Suzanna R." w:date="2026-03-25T09:33:00Z" w16du:dateUtc="2026-03-25T13:33:00Z">
        <w:r w:rsidDel="00B33523">
          <w:rPr>
            <w:rFonts w:cs="Times New Roman"/>
          </w:rPr>
          <w:delText>testing whether social isolation functions as a barrier to civic participation and whether this relationship operates differently across generations.</w:delText>
        </w:r>
      </w:del>
    </w:p>
    <w:p w14:paraId="12614AEF" w14:textId="2630CEED" w:rsidR="002A64F7" w:rsidRDefault="00000000" w:rsidP="00B33523">
      <w:pPr>
        <w:spacing w:after="0" w:line="480" w:lineRule="auto"/>
        <w:ind w:firstLine="720"/>
      </w:pPr>
      <w:r>
        <w:rPr>
          <w:rFonts w:cs="Times New Roman"/>
          <w:b/>
        </w:rPr>
        <w:t>Literature Review</w:t>
      </w:r>
    </w:p>
    <w:p w14:paraId="398473B7" w14:textId="77777777" w:rsidR="002A64F7" w:rsidRDefault="00000000">
      <w:pPr>
        <w:spacing w:after="0" w:line="480" w:lineRule="auto"/>
      </w:pPr>
      <w:r>
        <w:rPr>
          <w:rFonts w:cs="Times New Roman"/>
          <w:b/>
        </w:rPr>
        <w:t xml:space="preserve">Social Capital and Civic </w:t>
      </w:r>
      <w:commentRangeStart w:id="61"/>
      <w:r>
        <w:rPr>
          <w:rFonts w:cs="Times New Roman"/>
          <w:b/>
        </w:rPr>
        <w:t>Recruitment</w:t>
      </w:r>
      <w:commentRangeEnd w:id="61"/>
      <w:r w:rsidR="004E5FC4">
        <w:rPr>
          <w:rStyle w:val="CommentReference"/>
          <w:sz w:val="24"/>
          <w:szCs w:val="22"/>
        </w:rPr>
        <w:commentReference w:id="61"/>
      </w:r>
    </w:p>
    <w:p w14:paraId="29580980" w14:textId="5F033152" w:rsidR="002A64F7" w:rsidRDefault="00000000">
      <w:pPr>
        <w:spacing w:after="0" w:line="480" w:lineRule="auto"/>
        <w:ind w:firstLine="720"/>
      </w:pPr>
      <w:r>
        <w:rPr>
          <w:rFonts w:cs="Times New Roman"/>
        </w:rPr>
        <w:t xml:space="preserve">Why does face-to-face contact predict civic participation? Social capital theory and the civic voluntarism model offer complementary answers. Putnam (2000) defined social capital as the networks, norms, and trust that enable coordination and cooperation among individuals. In </w:t>
      </w:r>
      <w:r>
        <w:rPr>
          <w:rFonts w:cs="Times New Roman"/>
        </w:rPr>
        <w:lastRenderedPageBreak/>
        <w:t xml:space="preserve">his framework, face-to-face social interaction is more than a correlate of civic engagement; it is a generative mechanism. Repeated contact builds </w:t>
      </w:r>
      <w:del w:id="62" w:author="Windon, Suzanna R." w:date="2026-03-25T09:35:00Z" w16du:dateUtc="2026-03-25T13:35:00Z">
        <w:r w:rsidDel="00196A5D">
          <w:rPr>
            <w:rFonts w:cs="Times New Roman"/>
          </w:rPr>
          <w:delText>the</w:delText>
        </w:r>
      </w:del>
      <w:r>
        <w:rPr>
          <w:rFonts w:cs="Times New Roman"/>
        </w:rPr>
        <w:t xml:space="preserve"> trust and reciprocity norms </w:t>
      </w:r>
      <w:ins w:id="63" w:author="Windon, Suzanna R." w:date="2026-03-25T09:35:00Z" w16du:dateUtc="2026-03-25T13:35:00Z">
        <w:r w:rsidR="00196A5D">
          <w:rPr>
            <w:rFonts w:cs="Times New Roman"/>
          </w:rPr>
          <w:t xml:space="preserve">lowering </w:t>
        </w:r>
      </w:ins>
      <w:del w:id="64" w:author="Windon, Suzanna R." w:date="2026-03-25T09:35:00Z" w16du:dateUtc="2026-03-25T13:35:00Z">
        <w:r w:rsidDel="00196A5D">
          <w:rPr>
            <w:rFonts w:cs="Times New Roman"/>
          </w:rPr>
          <w:delText>that lower</w:delText>
        </w:r>
      </w:del>
      <w:r>
        <w:rPr>
          <w:rFonts w:cs="Times New Roman"/>
        </w:rPr>
        <w:t xml:space="preserve"> the costs of collective action. Granovetter's (1973) weak ties theory extends this insight by arguing that peripheral social contacts (acquaintances encountered through occasional socialization) serve as bridges to new information and opportunities, including awareness of volunteer organizations and direct recruitment appeals. The mechanism is as much motivational as informational: a personal request to volunteer from someone known face-to-face carries social weight that an impersonal announcement, whether posted on a bulletin board or shared on social media, does not. The CVM identifies such direct requests as the most proximate predictor of volunteering participation (Brady et al., 1995).</w:t>
      </w:r>
    </w:p>
    <w:p w14:paraId="31713B0F" w14:textId="77777777" w:rsidR="002A64F7" w:rsidRDefault="00000000">
      <w:pPr>
        <w:spacing w:after="0" w:line="480" w:lineRule="auto"/>
        <w:ind w:firstLine="720"/>
      </w:pPr>
      <w:r>
        <w:rPr>
          <w:rFonts w:cs="Times New Roman"/>
        </w:rPr>
        <w:t xml:space="preserve">Verba et al.'s (1995) civic voluntarism model (CVM) identifies three categories of factors predicting civic participation: resources (time, money, civic skills), engagement (political interest, civic duty), and recruitment networks (Brady et al., 1995). Of these, the recruitment pathway matters most here: individuals who socialize more frequently are more likely to encounter direct requests to volunteer, which the CVM identifies as the most proximate predictor of participation. Coleman (1988) further emphasized that social capital is embedded in the structure of relationships: closed social networks with dense interconnections give rise to norms and sanctions that encourage prosocial behavior, including volunteering. Beyerlein and Hipp (2006) demonstrated empirically that organizational membership mediates much of the socialization–volunteering pathway, evidence that social contact promotes volunteering partly through institutional embeddedness rather than through social influence alone. The implication is that socialization may be a necessary but not sufficient condition for civic participation: frequent </w:t>
      </w:r>
      <w:r>
        <w:rPr>
          <w:rFonts w:cs="Times New Roman"/>
        </w:rPr>
        <w:lastRenderedPageBreak/>
        <w:t>social contact that occurs outside institutionally anchored contexts may not generate the recruitment exposures that translate contact into voluntarism.</w:t>
      </w:r>
    </w:p>
    <w:p w14:paraId="5FF373D5" w14:textId="77777777" w:rsidR="002A64F7" w:rsidRDefault="00000000">
      <w:pPr>
        <w:spacing w:after="0" w:line="480" w:lineRule="auto"/>
      </w:pPr>
      <w:r>
        <w:rPr>
          <w:rFonts w:cs="Times New Roman"/>
          <w:b/>
        </w:rPr>
        <w:t xml:space="preserve">Generational Shifts in Socialization and Civic </w:t>
      </w:r>
      <w:commentRangeStart w:id="65"/>
      <w:r>
        <w:rPr>
          <w:rFonts w:cs="Times New Roman"/>
          <w:b/>
        </w:rPr>
        <w:t>Participation</w:t>
      </w:r>
      <w:commentRangeEnd w:id="65"/>
      <w:r w:rsidR="00B047B8">
        <w:rPr>
          <w:rStyle w:val="CommentReference"/>
          <w:sz w:val="24"/>
          <w:szCs w:val="22"/>
        </w:rPr>
        <w:commentReference w:id="65"/>
      </w:r>
    </w:p>
    <w:p w14:paraId="19AF93DD" w14:textId="77777777" w:rsidR="002A64F7" w:rsidRDefault="00000000">
      <w:pPr>
        <w:spacing w:after="0" w:line="480" w:lineRule="auto"/>
        <w:ind w:firstLine="720"/>
      </w:pPr>
      <w:r>
        <w:rPr>
          <w:rFonts w:cs="Times New Roman"/>
        </w:rPr>
        <w:t xml:space="preserve">Situating these expectations against empirical reality requires confronting dramatic </w:t>
      </w:r>
      <w:commentRangeStart w:id="66"/>
      <w:r>
        <w:rPr>
          <w:rFonts w:cs="Times New Roman"/>
        </w:rPr>
        <w:t>generational</w:t>
      </w:r>
      <w:commentRangeEnd w:id="66"/>
      <w:r w:rsidR="00651EE3">
        <w:rPr>
          <w:rStyle w:val="CommentReference"/>
          <w:rFonts w:cs="Times New Roman"/>
          <w:sz w:val="24"/>
          <w:szCs w:val="22"/>
        </w:rPr>
        <w:commentReference w:id="66"/>
      </w:r>
      <w:r>
        <w:rPr>
          <w:rFonts w:cs="Times New Roman"/>
        </w:rPr>
        <w:t xml:space="preserve"> shifts in socialization patterns. Twenge et al. (2019) documented that in-person social interaction among U.S. adolescents declined by approximately 30% between 2003 and 2017, a trend driven primarily by the displacement of face-to-face contact by digital communication. By 2017, the average American teenager spent more than six hours per day on screen-based media; time spent with friends in person dropped to its lowest level since measurement began (Twenge, 2017). Twenge termed the post-1995 birth cohort "iGen" and documented widespread increases in loneliness, social isolation, and mental health challenges that emerged before, not as a consequence of, the COVID-19 pandemic. The result is a generation that came of age in an environment where social connection increasingly occurs through screens rather than in the shared physical spaces (Oldenburg's [1999] "third places") that historically served as incubators for civic recruitment.</w:t>
      </w:r>
    </w:p>
    <w:p w14:paraId="7FC844D2" w14:textId="7AC4E29C" w:rsidR="002A64F7" w:rsidRDefault="00000000">
      <w:pPr>
        <w:spacing w:after="0" w:line="480" w:lineRule="auto"/>
        <w:ind w:firstLine="720"/>
      </w:pPr>
      <w:r>
        <w:rPr>
          <w:rFonts w:cs="Times New Roman"/>
        </w:rPr>
        <w:t xml:space="preserve">Socialization shifts of this magnitude intersect with broader transformations in civic engagement documented by scholars of political participation. </w:t>
      </w:r>
      <w:del w:id="67" w:author="Windon, Suzanna R." w:date="2026-03-25T09:39:00Z" w16du:dateUtc="2026-03-25T13:39:00Z">
        <w:r w:rsidDel="00B134F7">
          <w:rPr>
            <w:rFonts w:cs="Times New Roman"/>
          </w:rPr>
          <w:delText xml:space="preserve">Zukin et al. (2006) identified generational differences in civic participation, with younger Americans more likely to engage in individualized political consumption (boycotting, "buycotting") and less likely to participate in traditional institutional forms such as voting and formal </w:delText>
        </w:r>
        <w:commentRangeStart w:id="68"/>
        <w:r w:rsidDel="00B134F7">
          <w:rPr>
            <w:rFonts w:cs="Times New Roman"/>
          </w:rPr>
          <w:delText>volunteerism</w:delText>
        </w:r>
      </w:del>
      <w:commentRangeEnd w:id="68"/>
      <w:r w:rsidR="00B134F7">
        <w:rPr>
          <w:rStyle w:val="CommentReference"/>
          <w:rFonts w:cs="Times New Roman"/>
          <w:sz w:val="24"/>
          <w:szCs w:val="22"/>
        </w:rPr>
        <w:commentReference w:id="68"/>
      </w:r>
      <w:r>
        <w:rPr>
          <w:rFonts w:cs="Times New Roman"/>
        </w:rPr>
        <w:t xml:space="preserve">. Dalton (2008) proposed that this represents not disengagement but a shift from "duty-based" to "engaged" citizenship, where younger cohorts pursue civic goals through informal, often digital, channels. However, Flanagan and Levine (2010) and Wray-Lake and Hart (2012) documented that these alternative </w:t>
      </w:r>
      <w:r>
        <w:rPr>
          <w:rFonts w:cs="Times New Roman"/>
        </w:rPr>
        <w:lastRenderedPageBreak/>
        <w:t xml:space="preserve">forms of engagement have not compensated for declines in traditional civic participation, above all volunteering, among younger cohorts. If Dalton's "engaged citizenship" thesis were correct, if young people were simply channeling civic energy into new forms, aggregate civic participation should remain stable or rise even as traditional forms decline. It has not. The decline in formal volunteering among young adults has proceeded without a corresponding increase in measurable alternative engagement, </w:t>
      </w:r>
      <w:ins w:id="69" w:author="Windon, Suzanna R." w:date="2026-03-25T09:40:00Z" w16du:dateUtc="2026-03-25T13:40:00Z">
        <w:r w:rsidR="0096586C">
          <w:rPr>
            <w:rFonts w:cs="Times New Roman"/>
          </w:rPr>
          <w:t xml:space="preserve">suggesting that </w:t>
        </w:r>
      </w:ins>
      <w:del w:id="70" w:author="Windon, Suzanna R." w:date="2026-03-25T09:40:00Z" w16du:dateUtc="2026-03-25T13:40:00Z">
        <w:r w:rsidDel="0096586C">
          <w:rPr>
            <w:rFonts w:cs="Times New Roman"/>
          </w:rPr>
          <w:delText xml:space="preserve">which points to </w:delText>
        </w:r>
      </w:del>
      <w:ins w:id="71" w:author="Windon, Suzanna R." w:date="2026-03-25T09:40:00Z" w16du:dateUtc="2026-03-25T13:40:00Z">
        <w:r w:rsidR="00EF7923">
          <w:rPr>
            <w:rFonts w:cs="Times New Roman"/>
          </w:rPr>
          <w:t xml:space="preserve"> </w:t>
        </w:r>
      </w:ins>
      <w:r>
        <w:rPr>
          <w:rFonts w:cs="Times New Roman"/>
        </w:rPr>
        <w:t>eroding civic infrastructure rather than shifting civic preferences as the more likely explanation.</w:t>
      </w:r>
    </w:p>
    <w:p w14:paraId="41052DB1" w14:textId="2BE9930D" w:rsidR="002A64F7" w:rsidRDefault="00000000">
      <w:pPr>
        <w:spacing w:after="0" w:line="480" w:lineRule="auto"/>
        <w:ind w:firstLine="720"/>
      </w:pPr>
      <w:r>
        <w:rPr>
          <w:rFonts w:cs="Times New Roman"/>
        </w:rPr>
        <w:t xml:space="preserve">Together, these perspectives generate competing predictions about the relationship between social isolation and volunteering across generations. If social capital theory is correct that face-to-face interaction is the primary mechanism through which civic recruitment occurs, then the dramatic decline in in-person socialization among Gen Z should </w:t>
      </w:r>
      <w:del w:id="72" w:author="Windon, Suzanna R." w:date="2026-03-25T09:41:00Z" w16du:dateUtc="2026-03-25T13:41:00Z">
        <w:r w:rsidDel="007560B4">
          <w:rPr>
            <w:rFonts w:cs="Times New Roman"/>
          </w:rPr>
          <w:delText xml:space="preserve">produce a </w:delText>
        </w:r>
      </w:del>
      <w:r>
        <w:rPr>
          <w:rFonts w:cs="Times New Roman"/>
        </w:rPr>
        <w:t xml:space="preserve">correspondingly </w:t>
      </w:r>
      <w:ins w:id="73" w:author="Windon, Suzanna R." w:date="2026-03-25T09:41:00Z" w16du:dateUtc="2026-03-25T13:41:00Z">
        <w:r w:rsidR="007560B4">
          <w:rPr>
            <w:rFonts w:cs="Times New Roman"/>
          </w:rPr>
          <w:t xml:space="preserve">reduce </w:t>
        </w:r>
      </w:ins>
      <w:del w:id="74" w:author="Windon, Suzanna R." w:date="2026-03-25T09:41:00Z" w16du:dateUtc="2026-03-25T13:41:00Z">
        <w:r w:rsidDel="007560B4">
          <w:rPr>
            <w:rFonts w:cs="Times New Roman"/>
          </w:rPr>
          <w:delText>large decline</w:delText>
        </w:r>
      </w:del>
      <w:r>
        <w:rPr>
          <w:rFonts w:cs="Times New Roman"/>
        </w:rPr>
        <w:t xml:space="preserve"> </w:t>
      </w:r>
      <w:del w:id="75" w:author="Windon, Suzanna R." w:date="2026-03-25T09:42:00Z" w16du:dateUtc="2026-03-25T13:42:00Z">
        <w:r w:rsidDel="007560B4">
          <w:rPr>
            <w:rFonts w:cs="Times New Roman"/>
          </w:rPr>
          <w:delText xml:space="preserve">in </w:delText>
        </w:r>
      </w:del>
      <w:r>
        <w:rPr>
          <w:rFonts w:cs="Times New Roman"/>
        </w:rPr>
        <w:t>volunteering, even after controlling for the traditional predictors emphasized by the CVM (education, income, civic skills). Alternatively, if digital communication has functionally replaced face-to-face contact as a recruitment channel, then the socialization–volunteering link should be weaker for digitally native cohorts.</w:t>
      </w:r>
    </w:p>
    <w:p w14:paraId="7EB6AD73" w14:textId="77777777" w:rsidR="002A64F7" w:rsidRDefault="00000000">
      <w:pPr>
        <w:spacing w:after="0" w:line="480" w:lineRule="auto"/>
      </w:pPr>
      <w:r>
        <w:rPr>
          <w:rFonts w:cs="Times New Roman"/>
          <w:b/>
          <w:i/>
        </w:rPr>
        <w:t>Why Generation Z?</w:t>
      </w:r>
    </w:p>
    <w:p w14:paraId="4128FFED" w14:textId="77777777" w:rsidR="002A64F7" w:rsidRDefault="00000000">
      <w:pPr>
        <w:spacing w:after="0" w:line="480" w:lineRule="auto"/>
        <w:ind w:firstLine="720"/>
      </w:pPr>
      <w:r>
        <w:rPr>
          <w:rFonts w:cs="Times New Roman"/>
        </w:rPr>
        <w:t xml:space="preserve">We focus on Gen Z (born after </w:t>
      </w:r>
      <w:commentRangeStart w:id="76"/>
      <w:r>
        <w:rPr>
          <w:rFonts w:cs="Times New Roman"/>
        </w:rPr>
        <w:t>1997</w:t>
      </w:r>
      <w:commentRangeEnd w:id="76"/>
      <w:r w:rsidR="009843A5">
        <w:rPr>
          <w:rStyle w:val="CommentReference"/>
          <w:rFonts w:cs="Times New Roman"/>
          <w:sz w:val="24"/>
          <w:szCs w:val="22"/>
        </w:rPr>
        <w:commentReference w:id="76"/>
      </w:r>
      <w:r>
        <w:rPr>
          <w:rFonts w:cs="Times New Roman"/>
        </w:rPr>
        <w:t xml:space="preserve">) because it is the first generation to have entered adulthood entirely within a digitally mediated social environment, where the in-person settings that historically exposed young people to civic recruitment (after-school hangouts, religious youth groups, community events) have been partially displaced by screen-based interaction (Pew Research Center, 2018). CPS-CEV data consistently show that Gen Z reports the highest rates of minimal socialization, making this cohort a critical test case for whether online interaction can substitute for face-to-face contact in generating civic participation. Generation is operationalized </w:t>
      </w:r>
      <w:r>
        <w:rPr>
          <w:rFonts w:cs="Times New Roman"/>
        </w:rPr>
        <w:lastRenderedPageBreak/>
        <w:t>as a moderating variable because generational membership captures shared formative experiences that shape how individuals relate to civic institutions (Hooghe, 2012; Kelle et al., 2025).</w:t>
      </w:r>
    </w:p>
    <w:p w14:paraId="5CEEF758" w14:textId="77777777" w:rsidR="002A64F7" w:rsidRDefault="00000000">
      <w:pPr>
        <w:spacing w:after="0" w:line="480" w:lineRule="auto"/>
      </w:pPr>
      <w:r>
        <w:rPr>
          <w:rFonts w:cs="Times New Roman"/>
          <w:b/>
        </w:rPr>
        <w:t>Education, Employment, and Civic Social Media</w:t>
      </w:r>
    </w:p>
    <w:p w14:paraId="5693D969" w14:textId="77777777" w:rsidR="002A64F7" w:rsidRDefault="00000000">
      <w:pPr>
        <w:spacing w:after="0" w:line="480" w:lineRule="auto"/>
        <w:ind w:firstLine="720"/>
      </w:pPr>
      <w:r>
        <w:rPr>
          <w:rFonts w:cs="Times New Roman"/>
        </w:rPr>
        <w:t>Education and employment are primary resource predictors of civic participation in the CVM framework (Verba et al., 1995; Wilson, 2012). However, whether these pathways operate with equal strength across generational cohorts has received limited attention. The resource model implicitly assumes that education and employment generate social contacts that serve as recruitment channels, an assumption that may be less reliable for Gen Z, whose social connections increasingly occur through digital rather than institutional channels (Schlozman et al., 2012; Musick &amp; Wilson, 2008).</w:t>
      </w:r>
    </w:p>
    <w:p w14:paraId="01088750" w14:textId="77777777" w:rsidR="002A64F7" w:rsidRDefault="00000000">
      <w:pPr>
        <w:spacing w:after="0" w:line="480" w:lineRule="auto"/>
        <w:ind w:firstLine="720"/>
      </w:pPr>
      <w:r>
        <w:rPr>
          <w:rFonts w:cs="Times New Roman"/>
        </w:rPr>
        <w:t>We also examine civic social media use as a potential moderator. Bennett and Segerberg's (2012) "connective action" framework and the "digital compensation" hypothesis (Norris, 2002) raise the possibility that online civic engagement could partially offset the volunteering deficit associated with social isolation, among digitally native cohorts especially.</w:t>
      </w:r>
    </w:p>
    <w:p w14:paraId="3F3BA655" w14:textId="77777777" w:rsidR="002A64F7" w:rsidRDefault="00000000">
      <w:pPr>
        <w:spacing w:after="0" w:line="480" w:lineRule="auto"/>
      </w:pPr>
      <w:r>
        <w:rPr>
          <w:rFonts w:cs="Times New Roman"/>
          <w:b/>
        </w:rPr>
        <w:t>Social Disconnection and Civic Consequences</w:t>
      </w:r>
    </w:p>
    <w:p w14:paraId="6E68F367" w14:textId="3B6E79BA" w:rsidR="002A64F7" w:rsidRDefault="00000000">
      <w:pPr>
        <w:spacing w:after="0" w:line="480" w:lineRule="auto"/>
        <w:ind w:firstLine="720"/>
      </w:pPr>
      <w:r>
        <w:rPr>
          <w:rFonts w:cs="Times New Roman"/>
        </w:rPr>
        <w:t xml:space="preserve">In 2023, the Surgeon General's advisory noted that social isolation "undermines the social infrastructure on which democratic participation depends" (Office of the Surgeon General, 2023), a claim that has received limited empirical testing in the </w:t>
      </w:r>
      <w:ins w:id="77" w:author="Windon, Suzanna R." w:date="2026-03-25T10:17:00Z" w16du:dateUtc="2026-03-25T14:17:00Z">
        <w:r w:rsidR="00E72964">
          <w:rPr>
            <w:rFonts w:cs="Times New Roman"/>
          </w:rPr>
          <w:t xml:space="preserve">context of </w:t>
        </w:r>
      </w:ins>
      <w:r>
        <w:rPr>
          <w:rFonts w:cs="Times New Roman"/>
        </w:rPr>
        <w:t>volunteeri</w:t>
      </w:r>
      <w:ins w:id="78" w:author="Windon, Suzanna R." w:date="2026-03-25T10:17:00Z" w16du:dateUtc="2026-03-25T14:17:00Z">
        <w:r w:rsidR="003406C4">
          <w:rPr>
            <w:rFonts w:cs="Times New Roman"/>
          </w:rPr>
          <w:t xml:space="preserve">sm. </w:t>
        </w:r>
      </w:ins>
      <w:del w:id="79" w:author="Windon, Suzanna R." w:date="2026-03-25T10:17:00Z" w16du:dateUtc="2026-03-25T14:17:00Z">
        <w:r w:rsidDel="003406C4">
          <w:rPr>
            <w:rFonts w:cs="Times New Roman"/>
          </w:rPr>
          <w:delText>ng context.</w:delText>
        </w:r>
      </w:del>
      <w:r>
        <w:rPr>
          <w:rFonts w:cs="Times New Roman"/>
        </w:rPr>
        <w:t xml:space="preserve"> Cacioppo and Cacioppo (2014) provided a theoretical bridge: their model argues that perceived social isolation triggers a self-reinforcing cycle of social withdrawal, hypervigilance to social threat, and reduced interpersonal trust. In civic terms, the most isolated individuals are the least likely to encounter the recruitment appeals that social capital theory identifies as the </w:t>
      </w:r>
      <w:r>
        <w:rPr>
          <w:rFonts w:cs="Times New Roman"/>
        </w:rPr>
        <w:lastRenderedPageBreak/>
        <w:t xml:space="preserve">primary mechanism for volunteering initiation. The prediction is nonlinear. Even small reductions in isolation may break the withdrawal cycle and yield disproportionate gains in civic participation, </w:t>
      </w:r>
      <w:ins w:id="80" w:author="Windon, Suzanna R." w:date="2026-03-25T10:18:00Z" w16du:dateUtc="2026-03-25T14:18:00Z">
        <w:r w:rsidR="00C14447">
          <w:rPr>
            <w:rFonts w:cs="Times New Roman"/>
          </w:rPr>
          <w:t xml:space="preserve">as </w:t>
        </w:r>
      </w:ins>
      <w:r>
        <w:rPr>
          <w:rFonts w:cs="Times New Roman"/>
        </w:rPr>
        <w:t>the "</w:t>
      </w:r>
      <w:commentRangeStart w:id="81"/>
      <w:r>
        <w:rPr>
          <w:rFonts w:cs="Times New Roman"/>
        </w:rPr>
        <w:t>First Step Effect</w:t>
      </w:r>
      <w:commentRangeEnd w:id="81"/>
      <w:r w:rsidR="001D6F17">
        <w:rPr>
          <w:rStyle w:val="CommentReference"/>
          <w:rFonts w:cs="Times New Roman"/>
          <w:sz w:val="24"/>
          <w:szCs w:val="22"/>
        </w:rPr>
        <w:commentReference w:id="81"/>
      </w:r>
      <w:r>
        <w:rPr>
          <w:rFonts w:cs="Times New Roman"/>
        </w:rPr>
        <w:t>" hypothesis tested in this study</w:t>
      </w:r>
      <w:ins w:id="82" w:author="Windon, Suzanna R." w:date="2026-03-25T10:18:00Z" w16du:dateUtc="2026-03-25T14:18:00Z">
        <w:r w:rsidR="00C14447">
          <w:rPr>
            <w:rFonts w:cs="Times New Roman"/>
          </w:rPr>
          <w:t xml:space="preserve"> predicts</w:t>
        </w:r>
      </w:ins>
      <w:del w:id="83" w:author="Windon, Suzanna R." w:date="2026-03-25T10:18:00Z" w16du:dateUtc="2026-03-25T14:18:00Z">
        <w:r w:rsidDel="00C14447">
          <w:rPr>
            <w:rFonts w:cs="Times New Roman"/>
          </w:rPr>
          <w:delText>.</w:delText>
        </w:r>
      </w:del>
    </w:p>
    <w:p w14:paraId="4B4EAAA2" w14:textId="77777777" w:rsidR="002A64F7" w:rsidRDefault="00000000">
      <w:pPr>
        <w:spacing w:after="0" w:line="480" w:lineRule="auto"/>
        <w:jc w:val="center"/>
      </w:pPr>
      <w:r>
        <w:rPr>
          <w:rFonts w:cs="Times New Roman"/>
          <w:b/>
        </w:rPr>
        <w:t>Purpose and Research Questions</w:t>
      </w:r>
    </w:p>
    <w:p w14:paraId="23F4D834" w14:textId="1D94DED4" w:rsidR="002A64F7" w:rsidRDefault="00000000">
      <w:pPr>
        <w:spacing w:after="0" w:line="480" w:lineRule="auto"/>
        <w:ind w:firstLine="720"/>
      </w:pPr>
      <w:r>
        <w:rPr>
          <w:rFonts w:cs="Times New Roman"/>
        </w:rPr>
        <w:t xml:space="preserve">This study examines the association between in-person socialization frequency and volunteering across generational cohorts using four waves of nationally representative data from the Current Population Survey Civic Engagement and Volunteering Supplement (2017, 2019, 2021, 2023). We employ an integrated </w:t>
      </w:r>
      <w:ins w:id="84" w:author="Windon, Suzanna R." w:date="2026-03-25T09:50:00Z" w16du:dateUtc="2026-03-25T13:50:00Z">
        <w:r w:rsidR="005E3E6B">
          <w:rPr>
            <w:rFonts w:cs="Times New Roman"/>
          </w:rPr>
          <w:t xml:space="preserve">analytical </w:t>
        </w:r>
      </w:ins>
      <w:r>
        <w:rPr>
          <w:rFonts w:cs="Times New Roman"/>
        </w:rPr>
        <w:t xml:space="preserve">design that combines variable-centered regression and person-centered profiling to </w:t>
      </w:r>
      <w:del w:id="85" w:author="Windon, Suzanna R." w:date="2026-03-25T09:50:00Z" w16du:dateUtc="2026-03-25T13:50:00Z">
        <w:r w:rsidDel="00D83284">
          <w:rPr>
            <w:rFonts w:cs="Times New Roman"/>
          </w:rPr>
          <w:delText>provide</w:delText>
        </w:r>
      </w:del>
      <w:ins w:id="86" w:author="Windon, Suzanna R." w:date="2026-03-25T09:50:00Z" w16du:dateUtc="2026-03-25T13:50:00Z">
        <w:r w:rsidR="00D83284">
          <w:rPr>
            <w:rFonts w:cs="Times New Roman"/>
          </w:rPr>
          <w:t>achieve</w:t>
        </w:r>
      </w:ins>
      <w:r>
        <w:rPr>
          <w:rFonts w:cs="Times New Roman"/>
        </w:rPr>
        <w:t xml:space="preserve"> methodological triangulation</w:t>
      </w:r>
      <w:ins w:id="87" w:author="Windon, Suzanna R." w:date="2026-03-25T09:51:00Z" w16du:dateUtc="2026-03-25T13:51:00Z">
        <w:r w:rsidR="00D83284">
          <w:rPr>
            <w:rFonts w:cs="Times New Roman"/>
          </w:rPr>
          <w:t xml:space="preserve"> and </w:t>
        </w:r>
      </w:ins>
      <w:ins w:id="88" w:author="Windon, Suzanna R." w:date="2026-03-25T09:51:00Z">
        <w:r w:rsidR="00D83284" w:rsidRPr="00D83284">
          <w:rPr>
            <w:rFonts w:cs="Times New Roman"/>
          </w:rPr>
          <w:t xml:space="preserve"> strengthen inference</w:t>
        </w:r>
      </w:ins>
      <w:r>
        <w:rPr>
          <w:rFonts w:cs="Times New Roman"/>
        </w:rPr>
        <w:t xml:space="preserve">. By spanning four waves that bracket the COVID-19 pandemic, </w:t>
      </w:r>
      <w:ins w:id="89" w:author="Windon, Suzanna R." w:date="2026-03-25T09:49:00Z" w16du:dateUtc="2026-03-25T13:49:00Z">
        <w:r w:rsidR="005E3E6B" w:rsidRPr="005E3E6B">
          <w:rPr>
            <w:rFonts w:cs="Times New Roman"/>
          </w:rPr>
          <w:t xml:space="preserve">the design enables us to distinguish structural cohort effects from pandemic-specific disruptions. Guided by this framework, the study addresses two complementary research </w:t>
        </w:r>
      </w:ins>
      <w:ins w:id="90" w:author="Windon, Suzanna R." w:date="2026-03-25T09:51:00Z" w16du:dateUtc="2026-03-25T13:51:00Z">
        <w:r w:rsidR="00111399">
          <w:rPr>
            <w:rFonts w:cs="Times New Roman"/>
          </w:rPr>
          <w:t>questions</w:t>
        </w:r>
      </w:ins>
      <w:ins w:id="91" w:author="Windon, Suzanna R." w:date="2026-03-25T09:49:00Z" w16du:dateUtc="2026-03-25T13:49:00Z">
        <w:r w:rsidR="005E3E6B" w:rsidRPr="005E3E6B">
          <w:rPr>
            <w:rFonts w:cs="Times New Roman"/>
          </w:rPr>
          <w:t xml:space="preserve">: differential associations across generations and the underlying civic engagement profiles that characterize participation patterns. </w:t>
        </w:r>
      </w:ins>
      <w:del w:id="92" w:author="Windon, Suzanna R." w:date="2026-03-25T09:49:00Z" w16du:dateUtc="2026-03-25T13:49:00Z">
        <w:r w:rsidDel="005E3E6B">
          <w:rPr>
            <w:rFonts w:cs="Times New Roman"/>
          </w:rPr>
          <w:delText>this design allows us to distinguish structural cohort effects from pandemic-specific disruptions.</w:delText>
        </w:r>
      </w:del>
    </w:p>
    <w:p w14:paraId="03170415" w14:textId="77777777" w:rsidR="002A64F7" w:rsidRDefault="002A64F7">
      <w:pPr>
        <w:spacing w:before="120" w:after="0" w:line="240" w:lineRule="auto"/>
      </w:pPr>
    </w:p>
    <w:p w14:paraId="25044E28" w14:textId="77777777" w:rsidR="002A64F7" w:rsidRDefault="00000000">
      <w:pPr>
        <w:spacing w:after="80" w:line="240" w:lineRule="auto"/>
        <w:jc w:val="center"/>
      </w:pPr>
      <w:commentRangeStart w:id="93"/>
      <w:r>
        <w:rPr>
          <w:noProof/>
        </w:rPr>
        <w:lastRenderedPageBreak/>
        <w:drawing>
          <wp:inline distT="0" distB="0" distL="0" distR="0" wp14:anchorId="3E999456" wp14:editId="24DC6DC0">
            <wp:extent cx="5029200" cy="38190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0"/>
                    <a:stretch>
                      <a:fillRect/>
                    </a:stretch>
                  </pic:blipFill>
                  <pic:spPr>
                    <a:xfrm>
                      <a:off x="0" y="0"/>
                      <a:ext cx="5029200" cy="3819049"/>
                    </a:xfrm>
                    <a:prstGeom prst="rect">
                      <a:avLst/>
                    </a:prstGeom>
                  </pic:spPr>
                </pic:pic>
              </a:graphicData>
            </a:graphic>
          </wp:inline>
        </w:drawing>
      </w:r>
      <w:commentRangeEnd w:id="93"/>
      <w:r w:rsidR="00B10DC1">
        <w:rPr>
          <w:rStyle w:val="CommentReference"/>
          <w:sz w:val="24"/>
          <w:szCs w:val="22"/>
        </w:rPr>
        <w:commentReference w:id="93"/>
      </w:r>
    </w:p>
    <w:p w14:paraId="313714AC" w14:textId="77777777" w:rsidR="002A64F7" w:rsidRDefault="00000000">
      <w:pPr>
        <w:spacing w:before="80" w:after="240" w:line="480" w:lineRule="auto"/>
      </w:pPr>
      <w:r>
        <w:rPr>
          <w:rFonts w:cs="Times New Roman"/>
          <w:i/>
        </w:rPr>
        <w:t xml:space="preserve">Figure 1. </w:t>
      </w:r>
      <w:r>
        <w:rPr>
          <w:rFonts w:cs="Times New Roman"/>
        </w:rPr>
        <w:t>Conceptual framework. The primary relationship between in-person socialization (IV) and volunteering (DV) is moderated by generational cohort. Three-way interactions test whether education, employment, civic social media use, and the COVID-19 period further condition this relationship. Three analytic stages provide methodological triangulation.</w:t>
      </w:r>
    </w:p>
    <w:p w14:paraId="2920E78C" w14:textId="77777777" w:rsidR="002A64F7" w:rsidRDefault="00000000">
      <w:pPr>
        <w:spacing w:after="0" w:line="480" w:lineRule="auto"/>
        <w:ind w:firstLine="720"/>
      </w:pPr>
      <w:commentRangeStart w:id="94"/>
      <w:r>
        <w:rPr>
          <w:rFonts w:cs="Times New Roman"/>
        </w:rPr>
        <w:t>The</w:t>
      </w:r>
      <w:commentRangeEnd w:id="94"/>
      <w:r w:rsidR="00AC4369">
        <w:rPr>
          <w:rStyle w:val="CommentReference"/>
          <w:rFonts w:cs="Times New Roman"/>
          <w:sz w:val="24"/>
          <w:szCs w:val="22"/>
        </w:rPr>
        <w:commentReference w:id="94"/>
      </w:r>
      <w:r>
        <w:rPr>
          <w:rFonts w:cs="Times New Roman"/>
        </w:rPr>
        <w:t xml:space="preserve"> primary relationship of interest is the association between in-person socialization frequency (independent variable) and volunteering status (dependent variable), moderated by generational cohort (see Figure 1). Secondary moderation pathways examine whether education, employment status, civic social media use, and the COVID-19 pandemic condition the socialization–volunteering relationship, and whether these moderating effects differ by generation (three-way interactions). The person-centered component identifies distinct typologies of civic </w:t>
      </w:r>
      <w:commentRangeStart w:id="95"/>
      <w:r>
        <w:rPr>
          <w:rFonts w:cs="Times New Roman"/>
        </w:rPr>
        <w:t>engagement</w:t>
      </w:r>
      <w:commentRangeEnd w:id="95"/>
      <w:r w:rsidR="00AE1260">
        <w:rPr>
          <w:rStyle w:val="CommentReference"/>
          <w:rFonts w:cs="Times New Roman"/>
          <w:sz w:val="24"/>
          <w:szCs w:val="22"/>
        </w:rPr>
        <w:commentReference w:id="95"/>
      </w:r>
      <w:r>
        <w:rPr>
          <w:rFonts w:cs="Times New Roman"/>
        </w:rPr>
        <w:t>.</w:t>
      </w:r>
    </w:p>
    <w:p w14:paraId="6E5FB043" w14:textId="77777777" w:rsidR="002A64F7" w:rsidRDefault="00000000">
      <w:pPr>
        <w:spacing w:after="0" w:line="480" w:lineRule="auto"/>
        <w:ind w:firstLine="720"/>
      </w:pPr>
      <w:r>
        <w:rPr>
          <w:rFonts w:cs="Times New Roman"/>
          <w:b/>
        </w:rPr>
        <w:lastRenderedPageBreak/>
        <w:t>Research Question 1</w:t>
      </w:r>
      <w:r>
        <w:rPr>
          <w:rFonts w:cs="Times New Roman"/>
        </w:rPr>
        <w:t xml:space="preserve"> (Variable-Centered): How does the association between in-person socialization frequency and volunteering differ across generational cohorts, and do education, employment, civic social media use, and the COVID-19 pandemic moderate this association differently by generation?</w:t>
      </w:r>
    </w:p>
    <w:p w14:paraId="39851512" w14:textId="10F10D8A" w:rsidR="0053055E" w:rsidRPr="0053055E" w:rsidRDefault="00000000" w:rsidP="0053055E">
      <w:pPr>
        <w:numPr>
          <w:ilvl w:val="0"/>
          <w:numId w:val="10"/>
        </w:numPr>
        <w:spacing w:after="0" w:line="480" w:lineRule="auto"/>
        <w:ind w:firstLine="720"/>
        <w:rPr>
          <w:ins w:id="96" w:author="Windon, Suzanna R." w:date="2026-03-25T10:06:00Z"/>
          <w:rFonts w:cs="Times New Roman"/>
        </w:rPr>
      </w:pPr>
      <w:r w:rsidRPr="00501B5A">
        <w:rPr>
          <w:rFonts w:cs="Times New Roman"/>
        </w:rPr>
        <w:t xml:space="preserve">- </w:t>
      </w:r>
      <w:r w:rsidRPr="00501B5A">
        <w:rPr>
          <w:rFonts w:cs="Times New Roman"/>
          <w:i/>
        </w:rPr>
        <w:t>H1.</w:t>
      </w:r>
      <w:r w:rsidRPr="00501B5A">
        <w:rPr>
          <w:rFonts w:cs="Times New Roman"/>
        </w:rPr>
        <w:t xml:space="preserve"> Higher levels of in-person socialization will be positively associated with volunteering across all generational cohorts. - </w:t>
      </w:r>
      <w:r w:rsidRPr="00501B5A">
        <w:rPr>
          <w:rFonts w:cs="Times New Roman"/>
          <w:i/>
        </w:rPr>
        <w:t>H2.</w:t>
      </w:r>
      <w:r w:rsidRPr="00501B5A">
        <w:rPr>
          <w:rFonts w:cs="Times New Roman"/>
        </w:rPr>
        <w:t xml:space="preserve"> Generation Z will exhibit a weaker </w:t>
      </w:r>
      <w:del w:id="97" w:author="Windon, Suzanna R." w:date="2026-03-25T10:01:00Z" w16du:dateUtc="2026-03-25T14:01:00Z">
        <w:r w:rsidRPr="00501B5A" w:rsidDel="00EB3071">
          <w:rPr>
            <w:rFonts w:cs="Times New Roman"/>
          </w:rPr>
          <w:delText xml:space="preserve">socialization–volunteering </w:delText>
        </w:r>
      </w:del>
      <w:r w:rsidRPr="00501B5A">
        <w:rPr>
          <w:rFonts w:cs="Times New Roman"/>
        </w:rPr>
        <w:t xml:space="preserve">association </w:t>
      </w:r>
      <w:ins w:id="98" w:author="Windon, Suzanna R." w:date="2026-03-25T10:01:00Z" w16du:dateUtc="2026-03-25T14:01:00Z">
        <w:r w:rsidR="00EB3071" w:rsidRPr="00501B5A">
          <w:rPr>
            <w:rFonts w:cs="Times New Roman"/>
          </w:rPr>
          <w:t xml:space="preserve">between </w:t>
        </w:r>
      </w:ins>
      <w:del w:id="99" w:author="Windon, Suzanna R." w:date="2026-03-25T10:01:00Z" w16du:dateUtc="2026-03-25T14:01:00Z">
        <w:r w:rsidRPr="00501B5A" w:rsidDel="00D6713C">
          <w:rPr>
            <w:rFonts w:cs="Times New Roman"/>
          </w:rPr>
          <w:delText xml:space="preserve">at higher </w:delText>
        </w:r>
      </w:del>
      <w:r w:rsidRPr="00501B5A">
        <w:rPr>
          <w:rFonts w:cs="Times New Roman"/>
        </w:rPr>
        <w:t xml:space="preserve">socialization </w:t>
      </w:r>
      <w:ins w:id="100" w:author="Windon, Suzanna R." w:date="2026-03-25T10:02:00Z" w16du:dateUtc="2026-03-25T14:02:00Z">
        <w:r w:rsidR="00D6713C" w:rsidRPr="00501B5A">
          <w:rPr>
            <w:rFonts w:cs="Times New Roman"/>
          </w:rPr>
          <w:t xml:space="preserve">and volunteering at higher </w:t>
        </w:r>
      </w:ins>
      <w:r w:rsidRPr="00501B5A">
        <w:rPr>
          <w:rFonts w:cs="Times New Roman"/>
        </w:rPr>
        <w:t xml:space="preserve">levels </w:t>
      </w:r>
      <w:ins w:id="101" w:author="Windon, Suzanna R." w:date="2026-03-25T10:02:00Z" w16du:dateUtc="2026-03-25T14:02:00Z">
        <w:r w:rsidR="00D6713C" w:rsidRPr="00501B5A">
          <w:rPr>
            <w:rFonts w:cs="Times New Roman"/>
          </w:rPr>
          <w:t xml:space="preserve">of socialization than </w:t>
        </w:r>
      </w:ins>
      <w:del w:id="102" w:author="Windon, Suzanna R." w:date="2026-03-25T10:02:00Z" w16du:dateUtc="2026-03-25T14:02:00Z">
        <w:r w:rsidRPr="00501B5A" w:rsidDel="00D6713C">
          <w:rPr>
            <w:rFonts w:cs="Times New Roman"/>
          </w:rPr>
          <w:delText>compare</w:delText>
        </w:r>
      </w:del>
      <w:del w:id="103" w:author="Windon, Suzanna R." w:date="2026-03-25T10:03:00Z" w16du:dateUtc="2026-03-25T14:03:00Z">
        <w:r w:rsidRPr="00501B5A" w:rsidDel="00D6713C">
          <w:rPr>
            <w:rFonts w:cs="Times New Roman"/>
          </w:rPr>
          <w:delText>d with</w:delText>
        </w:r>
      </w:del>
      <w:r w:rsidRPr="00501B5A">
        <w:rPr>
          <w:rFonts w:cs="Times New Roman"/>
        </w:rPr>
        <w:t xml:space="preserve"> older cohorts (i.e., a plateau effect). - </w:t>
      </w:r>
      <w:r w:rsidRPr="00501B5A">
        <w:rPr>
          <w:rFonts w:cs="Times New Roman"/>
          <w:i/>
        </w:rPr>
        <w:t>H3a.</w:t>
      </w:r>
      <w:r w:rsidRPr="00501B5A">
        <w:rPr>
          <w:rFonts w:cs="Times New Roman"/>
        </w:rPr>
        <w:t xml:space="preserve"> Education will positively moderate the </w:t>
      </w:r>
      <w:del w:id="104" w:author="Windon, Suzanna R." w:date="2026-03-25T10:03:00Z" w16du:dateUtc="2026-03-25T14:03:00Z">
        <w:r w:rsidRPr="00501B5A" w:rsidDel="00D6713C">
          <w:rPr>
            <w:rFonts w:cs="Times New Roman"/>
          </w:rPr>
          <w:delText xml:space="preserve">socialization–volunteering </w:delText>
        </w:r>
      </w:del>
      <w:r w:rsidRPr="00501B5A">
        <w:rPr>
          <w:rFonts w:cs="Times New Roman"/>
        </w:rPr>
        <w:t>association</w:t>
      </w:r>
      <w:ins w:id="105" w:author="Windon, Suzanna R." w:date="2026-03-25T10:03:00Z" w16du:dateUtc="2026-03-25T14:03:00Z">
        <w:r w:rsidR="00D6713C" w:rsidRPr="00501B5A">
          <w:rPr>
            <w:rFonts w:cs="Times New Roman"/>
          </w:rPr>
          <w:t xml:space="preserve"> between </w:t>
        </w:r>
        <w:r w:rsidR="005A476E" w:rsidRPr="00501B5A">
          <w:rPr>
            <w:rFonts w:cs="Times New Roman"/>
          </w:rPr>
          <w:t>socialization</w:t>
        </w:r>
      </w:ins>
      <w:ins w:id="106" w:author="Windon, Suzanna R." w:date="2026-03-25T10:04:00Z" w16du:dateUtc="2026-03-25T14:04:00Z">
        <w:r w:rsidR="005A476E" w:rsidRPr="00501B5A">
          <w:rPr>
            <w:rFonts w:cs="Times New Roman"/>
          </w:rPr>
          <w:t xml:space="preserve"> and volunteering, </w:t>
        </w:r>
      </w:ins>
      <w:del w:id="107" w:author="Windon, Suzanna R." w:date="2026-03-25T10:04:00Z" w16du:dateUtc="2026-03-25T14:04:00Z">
        <w:r w:rsidRPr="00501B5A" w:rsidDel="005A476E">
          <w:rPr>
            <w:rFonts w:cs="Times New Roman"/>
          </w:rPr>
          <w:delText>,</w:delText>
        </w:r>
      </w:del>
      <w:r w:rsidRPr="00501B5A">
        <w:rPr>
          <w:rFonts w:cs="Times New Roman"/>
        </w:rPr>
        <w:t xml:space="preserve"> but this moderating effect will be weaker for Generation Z than for older cohorts. - </w:t>
      </w:r>
      <w:r w:rsidRPr="00501B5A">
        <w:rPr>
          <w:rFonts w:cs="Times New Roman"/>
          <w:i/>
        </w:rPr>
        <w:t>H3b.</w:t>
      </w:r>
      <w:r w:rsidRPr="00501B5A">
        <w:rPr>
          <w:rFonts w:cs="Times New Roman"/>
        </w:rPr>
        <w:t xml:space="preserve"> Employment will positively moderate the </w:t>
      </w:r>
      <w:ins w:id="108" w:author="Windon, Suzanna R." w:date="2026-03-25T10:05:00Z">
        <w:r w:rsidR="007D4CAE" w:rsidRPr="007D4CAE">
          <w:rPr>
            <w:rFonts w:cs="Times New Roman"/>
          </w:rPr>
          <w:t>association between socialization and volunteering</w:t>
        </w:r>
      </w:ins>
      <w:ins w:id="109" w:author="Windon, Suzanna R." w:date="2026-03-25T10:06:00Z" w16du:dateUtc="2026-03-25T14:06:00Z">
        <w:r w:rsidR="0053055E">
          <w:rPr>
            <w:rFonts w:cs="Times New Roman"/>
          </w:rPr>
          <w:t xml:space="preserve"> </w:t>
        </w:r>
      </w:ins>
      <w:del w:id="110" w:author="Windon, Suzanna R." w:date="2026-03-25T10:05:00Z" w16du:dateUtc="2026-03-25T14:05:00Z">
        <w:r w:rsidRPr="00501B5A" w:rsidDel="007D4CAE">
          <w:rPr>
            <w:rFonts w:cs="Times New Roman"/>
          </w:rPr>
          <w:delText xml:space="preserve">socialization–volunteering association, </w:delText>
        </w:r>
      </w:del>
      <w:r w:rsidRPr="00501B5A">
        <w:rPr>
          <w:rFonts w:cs="Times New Roman"/>
        </w:rPr>
        <w:t xml:space="preserve">with effects that are relatively consistent across generations. - </w:t>
      </w:r>
      <w:r w:rsidRPr="00501B5A">
        <w:rPr>
          <w:rFonts w:cs="Times New Roman"/>
          <w:i/>
        </w:rPr>
        <w:t>H3c.</w:t>
      </w:r>
      <w:r w:rsidRPr="00501B5A">
        <w:rPr>
          <w:rFonts w:cs="Times New Roman"/>
        </w:rPr>
        <w:t xml:space="preserve"> Civic social media use will positively moderate the </w:t>
      </w:r>
      <w:ins w:id="111" w:author="Windon, Suzanna R." w:date="2026-03-25T10:05:00Z">
        <w:r w:rsidR="007D4CAE" w:rsidRPr="007D4CAE">
          <w:rPr>
            <w:rFonts w:cs="Times New Roman"/>
          </w:rPr>
          <w:t>association between socialization and volunteering</w:t>
        </w:r>
      </w:ins>
      <w:ins w:id="112" w:author="Windon, Suzanna R." w:date="2026-03-25T10:05:00Z" w16du:dateUtc="2026-03-25T14:05:00Z">
        <w:r w:rsidR="007D4CAE">
          <w:rPr>
            <w:rFonts w:cs="Times New Roman"/>
          </w:rPr>
          <w:t xml:space="preserve"> </w:t>
        </w:r>
      </w:ins>
      <w:del w:id="113" w:author="Windon, Suzanna R." w:date="2026-03-25T10:05:00Z" w16du:dateUtc="2026-03-25T14:05:00Z">
        <w:r w:rsidRPr="00501B5A" w:rsidDel="007D4CAE">
          <w:rPr>
            <w:rFonts w:cs="Times New Roman"/>
          </w:rPr>
          <w:delText>socialization–volunteering association</w:delText>
        </w:r>
      </w:del>
      <w:r w:rsidRPr="00501B5A">
        <w:rPr>
          <w:rFonts w:cs="Times New Roman"/>
        </w:rPr>
        <w:t xml:space="preserve">, but the moderating effect will be stronger for older cohorts than for Generation Z. - </w:t>
      </w:r>
      <w:r w:rsidRPr="00501B5A">
        <w:rPr>
          <w:rFonts w:cs="Times New Roman"/>
          <w:i/>
        </w:rPr>
        <w:t>H3d.</w:t>
      </w:r>
      <w:r w:rsidRPr="00501B5A">
        <w:rPr>
          <w:rFonts w:cs="Times New Roman"/>
        </w:rPr>
        <w:t xml:space="preserve"> The </w:t>
      </w:r>
      <w:ins w:id="114" w:author="Windon, Suzanna R." w:date="2026-03-25T10:06:00Z">
        <w:r w:rsidR="0053055E" w:rsidRPr="0053055E">
          <w:rPr>
            <w:rFonts w:cs="Times New Roman"/>
          </w:rPr>
          <w:t xml:space="preserve">association between socialization and volunteering </w:t>
        </w:r>
      </w:ins>
      <w:del w:id="115" w:author="Windon, Suzanna R." w:date="2026-03-25T10:06:00Z" w16du:dateUtc="2026-03-25T14:06:00Z">
        <w:r w:rsidRPr="00501B5A" w:rsidDel="0053055E">
          <w:rPr>
            <w:rFonts w:cs="Times New Roman"/>
          </w:rPr>
          <w:delText xml:space="preserve">socialization–volunteering association </w:delText>
        </w:r>
      </w:del>
      <w:r w:rsidRPr="00501B5A">
        <w:rPr>
          <w:rFonts w:cs="Times New Roman"/>
        </w:rPr>
        <w:t xml:space="preserve">will be stable across the pre- and post-COVID periods, </w:t>
      </w:r>
      <w:ins w:id="116" w:author="Windon, Suzanna R." w:date="2026-03-25T10:06:00Z">
        <w:r w:rsidR="0053055E" w:rsidRPr="0053055E">
          <w:rPr>
            <w:rFonts w:cs="Times New Roman"/>
          </w:rPr>
          <w:t>supporting a cohort-based rather than period-based interpretation.</w:t>
        </w:r>
      </w:ins>
    </w:p>
    <w:p w14:paraId="67F9E257" w14:textId="41861481" w:rsidR="002A64F7" w:rsidRDefault="00000000" w:rsidP="00501B5A">
      <w:pPr>
        <w:numPr>
          <w:ilvl w:val="0"/>
          <w:numId w:val="10"/>
        </w:numPr>
        <w:spacing w:after="0" w:line="480" w:lineRule="auto"/>
        <w:ind w:firstLine="720"/>
        <w:pPrChange w:id="117" w:author="Windon, Suzanna R." w:date="2026-03-25T10:04:00Z" w16du:dateUtc="2026-03-25T14:04:00Z">
          <w:pPr>
            <w:spacing w:after="0" w:line="480" w:lineRule="auto"/>
            <w:ind w:firstLine="720"/>
          </w:pPr>
        </w:pPrChange>
      </w:pPr>
      <w:del w:id="118" w:author="Windon, Suzanna R." w:date="2026-03-25T10:06:00Z" w16du:dateUtc="2026-03-25T14:06:00Z">
        <w:r w:rsidRPr="00501B5A" w:rsidDel="0053055E">
          <w:rPr>
            <w:rFonts w:cs="Times New Roman"/>
          </w:rPr>
          <w:delText>consistent with a cohort interpretation rather than a period effect.</w:delText>
        </w:r>
      </w:del>
    </w:p>
    <w:p w14:paraId="786D01F0" w14:textId="7529B256" w:rsidR="002A64F7" w:rsidRDefault="00000000">
      <w:pPr>
        <w:spacing w:after="0" w:line="480" w:lineRule="auto"/>
        <w:ind w:firstLine="720"/>
      </w:pPr>
      <w:r>
        <w:rPr>
          <w:rFonts w:cs="Times New Roman"/>
          <w:b/>
        </w:rPr>
        <w:t>Research Question 2</w:t>
      </w:r>
      <w:r>
        <w:rPr>
          <w:rFonts w:cs="Times New Roman"/>
        </w:rPr>
        <w:t xml:space="preserve"> (Person-Centered): What distinct civic engagement typologies emerge from patterns of boycotting, contacting officials, </w:t>
      </w:r>
      <w:del w:id="119" w:author="Windon, Suzanna R." w:date="2026-03-25T10:07:00Z" w16du:dateUtc="2026-03-25T14:07:00Z">
        <w:r w:rsidDel="00B94836">
          <w:rPr>
            <w:rFonts w:cs="Times New Roman"/>
          </w:rPr>
          <w:delText>political conversation</w:delText>
        </w:r>
      </w:del>
      <w:r>
        <w:rPr>
          <w:rFonts w:cs="Times New Roman"/>
        </w:rPr>
        <w:t xml:space="preserve">, in-person </w:t>
      </w:r>
      <w:r>
        <w:rPr>
          <w:rFonts w:cs="Times New Roman"/>
        </w:rPr>
        <w:lastRenderedPageBreak/>
        <w:t>socialization, organizational membership, and charitable donation, and how are generational cohorts distributed across these typologies?</w:t>
      </w:r>
    </w:p>
    <w:p w14:paraId="08F04854" w14:textId="77777777" w:rsidR="002A64F7" w:rsidRDefault="00000000">
      <w:pPr>
        <w:spacing w:after="0" w:line="480" w:lineRule="auto"/>
        <w:ind w:firstLine="720"/>
      </w:pPr>
      <w:r>
        <w:rPr>
          <w:rFonts w:cs="Times New Roman"/>
        </w:rPr>
        <w:t xml:space="preserve">- </w:t>
      </w:r>
      <w:r>
        <w:rPr>
          <w:rFonts w:cs="Times New Roman"/>
          <w:i/>
        </w:rPr>
        <w:t>H4.</w:t>
      </w:r>
      <w:r>
        <w:rPr>
          <w:rFonts w:cs="Times New Roman"/>
        </w:rPr>
        <w:t xml:space="preserve"> Generation Z will be disproportionately concentrated in low-engagement profiles characterized by minimal socialization and low organizational membership. - </w:t>
      </w:r>
      <w:r>
        <w:rPr>
          <w:rFonts w:cs="Times New Roman"/>
          <w:i/>
        </w:rPr>
        <w:t>H5.</w:t>
      </w:r>
      <w:r>
        <w:rPr>
          <w:rFonts w:cs="Times New Roman"/>
        </w:rPr>
        <w:t xml:space="preserve"> High-engagement profiles will show higher volunteering rates and be overrepresented among older cohorts.</w:t>
      </w:r>
    </w:p>
    <w:p w14:paraId="051386FA" w14:textId="77777777" w:rsidR="002A64F7" w:rsidRDefault="00000000">
      <w:pPr>
        <w:spacing w:after="0" w:line="480" w:lineRule="auto"/>
        <w:jc w:val="center"/>
      </w:pPr>
      <w:r>
        <w:rPr>
          <w:rFonts w:cs="Times New Roman"/>
          <w:b/>
        </w:rPr>
        <w:t>Method</w:t>
      </w:r>
    </w:p>
    <w:p w14:paraId="592DCABC" w14:textId="77777777" w:rsidR="002A64F7" w:rsidRDefault="00000000">
      <w:pPr>
        <w:spacing w:after="0" w:line="480" w:lineRule="auto"/>
      </w:pPr>
      <w:r>
        <w:rPr>
          <w:rFonts w:cs="Times New Roman"/>
          <w:b/>
        </w:rPr>
        <w:t>Data Source and Sample</w:t>
      </w:r>
    </w:p>
    <w:p w14:paraId="4CC764B0" w14:textId="77777777" w:rsidR="002A64F7" w:rsidRDefault="00000000">
      <w:pPr>
        <w:spacing w:after="0" w:line="480" w:lineRule="auto"/>
        <w:ind w:firstLine="720"/>
      </w:pPr>
      <w:r>
        <w:rPr>
          <w:rFonts w:cs="Times New Roman"/>
        </w:rPr>
        <w:t>Data come from the Current Population Survey Civic Engagement and Volunteering Supplement (CPS-CEV), obtained via IPUMS-CPS (Flood et al., 2023). The CPS-CEV is administered as a supplement to the September CPS by the U.S. Census Bureau in collaboration with AmeriCorps. Approximately 57,000 households participate in each wave, making it the largest nationally representative survey measuring both volunteering behavior and civic engagement indicators simultaneously.</w:t>
      </w:r>
    </w:p>
    <w:p w14:paraId="186E9E57" w14:textId="70338EB3" w:rsidR="002A64F7" w:rsidRDefault="00000000">
      <w:pPr>
        <w:spacing w:after="0" w:line="480" w:lineRule="auto"/>
        <w:ind w:firstLine="720"/>
      </w:pPr>
      <w:r>
        <w:rPr>
          <w:rFonts w:cs="Times New Roman"/>
        </w:rPr>
        <w:t xml:space="preserve">The CPS-CEV is uniquely suited to this study because it is the only nationally representative survey that simultaneously measures both volunteering behavior and </w:t>
      </w:r>
      <w:ins w:id="120" w:author="Windon, Suzanna R." w:date="2026-03-25T10:20:00Z">
        <w:r w:rsidR="00CC1B1A" w:rsidRPr="00CC1B1A">
          <w:rPr>
            <w:rFonts w:cs="Times New Roman"/>
          </w:rPr>
          <w:t>and the frequency of in-person socialization within a sample large enough to support robust subgroup analyses across generational cohorts.</w:t>
        </w:r>
      </w:ins>
      <w:del w:id="121" w:author="Windon, Suzanna R." w:date="2026-03-25T10:20:00Z" w16du:dateUtc="2026-03-25T14:20:00Z">
        <w:r w:rsidDel="00CC1B1A">
          <w:rPr>
            <w:rFonts w:cs="Times New Roman"/>
          </w:rPr>
          <w:delText>in-person socialization frequency across a sample large enough to support subgroup analyses by generation</w:delText>
        </w:r>
      </w:del>
      <w:r>
        <w:rPr>
          <w:rFonts w:cs="Times New Roman"/>
        </w:rPr>
        <w:t xml:space="preserve">. </w:t>
      </w:r>
      <w:commentRangeStart w:id="122"/>
      <w:r>
        <w:rPr>
          <w:rFonts w:cs="Times New Roman"/>
        </w:rPr>
        <w:t xml:space="preserve">We pooled four waves of CPS-CEV data: </w:t>
      </w:r>
      <w:commentRangeEnd w:id="122"/>
      <w:r w:rsidR="00A02AD7">
        <w:rPr>
          <w:rStyle w:val="CommentReference"/>
          <w:rFonts w:cs="Times New Roman"/>
          <w:sz w:val="24"/>
          <w:szCs w:val="22"/>
        </w:rPr>
        <w:commentReference w:id="122"/>
      </w:r>
      <w:r>
        <w:rPr>
          <w:rFonts w:cs="Times New Roman"/>
        </w:rPr>
        <w:t xml:space="preserve">September 2017, 2019, 2021, and 2023. These waves bracket the COVID-19 pandemic, allowing us to examine whether the socialization–volunteering relationship changed across this major disruption to social life. The analytic sample includes all U.S. adults aged 18 and older with valid </w:t>
      </w:r>
      <w:r>
        <w:rPr>
          <w:rFonts w:cs="Times New Roman"/>
        </w:rPr>
        <w:lastRenderedPageBreak/>
        <w:t xml:space="preserve">supplement weights (VLSUPPWT &gt; 0) and nonmissing values on the dependent variable (VLSTATUS ∈ {1, 2}), yielding </w:t>
      </w:r>
      <w:r>
        <w:rPr>
          <w:rFonts w:cs="Times New Roman"/>
          <w:i/>
        </w:rPr>
        <w:t>N</w:t>
      </w:r>
      <w:r>
        <w:rPr>
          <w:rFonts w:cs="Times New Roman"/>
        </w:rPr>
        <w:t xml:space="preserve"> ≈ 201,000 spanning five generational cohorts.</w:t>
      </w:r>
    </w:p>
    <w:p w14:paraId="66BD2062" w14:textId="77777777" w:rsidR="002A64F7" w:rsidRDefault="00000000">
      <w:pPr>
        <w:spacing w:after="0" w:line="480" w:lineRule="auto"/>
        <w:ind w:firstLine="720"/>
      </w:pPr>
      <w:r>
        <w:rPr>
          <w:rFonts w:cs="Times New Roman"/>
        </w:rPr>
        <w:t>Respondents with missing values on the key independent variable (CESOCIALIZE) were excluded from models involving socialization (less than 1% of the analytic sample). For moderating variables, cases with missing values were excluded listwise within each model. All analyses incorporate the supplement weight (VLSUPPWT) to produce nationally representative estimates. Because the CPS employs a stratified multistage cluster design, the survey design object specifies household-level clustering (using the SERIAL variable) and state-level stratification (using STATEFIP), with a lonely-PSU adjustment for strata containing a single sampling unit. IPUMS does not release the actual primary sampling unit identifiers used in the CPS design; SERIAL and STATEFIP represent the best available approximation and yield more conservative standard error estimates than a simple random sampling assumption.</w:t>
      </w:r>
    </w:p>
    <w:p w14:paraId="009032F6" w14:textId="77777777" w:rsidR="002A64F7" w:rsidRDefault="00000000">
      <w:pPr>
        <w:spacing w:after="0" w:line="480" w:lineRule="auto"/>
      </w:pPr>
      <w:r>
        <w:rPr>
          <w:rFonts w:cs="Times New Roman"/>
          <w:b/>
        </w:rPr>
        <w:t>Measures</w:t>
      </w:r>
    </w:p>
    <w:p w14:paraId="36FFB54D" w14:textId="77777777" w:rsidR="002A64F7" w:rsidRDefault="00000000">
      <w:pPr>
        <w:spacing w:after="0" w:line="480" w:lineRule="auto"/>
      </w:pPr>
      <w:r>
        <w:rPr>
          <w:rFonts w:cs="Times New Roman"/>
          <w:b/>
          <w:i/>
        </w:rPr>
        <w:t>Dependent Variable</w:t>
      </w:r>
    </w:p>
    <w:p w14:paraId="0ADB0BB7" w14:textId="77777777" w:rsidR="002A64F7" w:rsidRDefault="00000000">
      <w:pPr>
        <w:spacing w:after="0" w:line="480" w:lineRule="auto"/>
        <w:ind w:firstLine="720"/>
      </w:pPr>
      <w:r>
        <w:rPr>
          <w:rFonts w:cs="Times New Roman"/>
        </w:rPr>
        <w:t>Volunteering status was measured using VLSTATUS, which asks whether the respondent "did any volunteer activities through or for an organization" in the past 12 months (1 = volunteered, 2 = did not volunteer). This measure was dichotomized for logistic regression and treated as an external criterion variable for the latent profile analysis.</w:t>
      </w:r>
    </w:p>
    <w:p w14:paraId="105D2807" w14:textId="77777777" w:rsidR="002A64F7" w:rsidRDefault="00000000">
      <w:pPr>
        <w:spacing w:after="0" w:line="480" w:lineRule="auto"/>
      </w:pPr>
      <w:r>
        <w:rPr>
          <w:rFonts w:cs="Times New Roman"/>
          <w:b/>
          <w:i/>
        </w:rPr>
        <w:t>Key Independent Variable</w:t>
      </w:r>
    </w:p>
    <w:p w14:paraId="60D53F07" w14:textId="77777777" w:rsidR="002A64F7" w:rsidRDefault="00000000">
      <w:pPr>
        <w:spacing w:after="0" w:line="480" w:lineRule="auto"/>
        <w:ind w:firstLine="720"/>
      </w:pPr>
      <w:r>
        <w:rPr>
          <w:rFonts w:cs="Times New Roman"/>
        </w:rPr>
        <w:t xml:space="preserve">In-person socialization frequency was measured using CESOCIALIZE, which asks respondents how often they "got together socially with friends, relatives, or neighbors" in the past 12 months. Response options range from 1 = "Not at all" to 6 = "Basically every day." For logistic regression, socialization is entered as a factor variable with "Not at all" as the reference </w:t>
      </w:r>
      <w:r>
        <w:rPr>
          <w:rFonts w:cs="Times New Roman"/>
        </w:rPr>
        <w:lastRenderedPageBreak/>
        <w:t>category, allowing estimation of nonlinear threshold effects at each transition. For the GBM analysis, it is entered as a continuous ordinal predictor.</w:t>
      </w:r>
    </w:p>
    <w:p w14:paraId="6FDFC901" w14:textId="77777777" w:rsidR="002A64F7" w:rsidRDefault="00000000">
      <w:pPr>
        <w:spacing w:after="0" w:line="480" w:lineRule="auto"/>
      </w:pPr>
      <w:r>
        <w:rPr>
          <w:rFonts w:cs="Times New Roman"/>
          <w:b/>
          <w:i/>
        </w:rPr>
        <w:t xml:space="preserve">Generational </w:t>
      </w:r>
      <w:commentRangeStart w:id="123"/>
      <w:r>
        <w:rPr>
          <w:rFonts w:cs="Times New Roman"/>
          <w:b/>
          <w:i/>
        </w:rPr>
        <w:t>Cohorts</w:t>
      </w:r>
      <w:commentRangeEnd w:id="123"/>
      <w:r w:rsidR="00E71652">
        <w:rPr>
          <w:rStyle w:val="CommentReference"/>
          <w:sz w:val="24"/>
          <w:szCs w:val="22"/>
        </w:rPr>
        <w:commentReference w:id="123"/>
      </w:r>
    </w:p>
    <w:p w14:paraId="772F26EB" w14:textId="77777777" w:rsidR="002A64F7" w:rsidRDefault="00000000">
      <w:pPr>
        <w:spacing w:after="0" w:line="480" w:lineRule="auto"/>
        <w:ind w:firstLine="720"/>
      </w:pPr>
      <w:r>
        <w:rPr>
          <w:rFonts w:cs="Times New Roman"/>
        </w:rPr>
        <w:t>Respondents were classified into five generational cohorts based on birth year (calculated as survey year minus age): Generation Z (born 1997 or later), Millennials (1981–1996), Generation X (1965–1980), Baby Boomers (1946–1964), and the Silent Generation (born before 1946). Generation Z serves as the reference category in regression models.</w:t>
      </w:r>
    </w:p>
    <w:p w14:paraId="66F4F370" w14:textId="77777777" w:rsidR="002A64F7" w:rsidRDefault="00000000">
      <w:pPr>
        <w:spacing w:after="0" w:line="480" w:lineRule="auto"/>
      </w:pPr>
      <w:r>
        <w:rPr>
          <w:rFonts w:cs="Times New Roman"/>
          <w:b/>
          <w:i/>
        </w:rPr>
        <w:t>Moderating Variables</w:t>
      </w:r>
    </w:p>
    <w:p w14:paraId="5E2C0972" w14:textId="77777777" w:rsidR="002A64F7" w:rsidRDefault="00000000">
      <w:pPr>
        <w:spacing w:after="0" w:line="480" w:lineRule="auto"/>
        <w:ind w:firstLine="720"/>
      </w:pPr>
      <w:r>
        <w:rPr>
          <w:rFonts w:cs="Times New Roman"/>
        </w:rPr>
        <w:t xml:space="preserve">Four theoretically motivated moderators were examined. </w:t>
      </w:r>
      <w:r>
        <w:rPr>
          <w:rFonts w:cs="Times New Roman"/>
          <w:i/>
        </w:rPr>
        <w:t>Education</w:t>
      </w:r>
      <w:r>
        <w:rPr>
          <w:rFonts w:cs="Times New Roman"/>
        </w:rPr>
        <w:t xml:space="preserve"> was measured using EDUC (IPUMS harmonized) and dichotomized as bachelor's degree or higher (EDUC ≥ 111) versus less than a bachelor's degree, consistent with the civic voluntarism model's emphasis on educational thresholds. </w:t>
      </w:r>
      <w:r>
        <w:rPr>
          <w:rFonts w:cs="Times New Roman"/>
          <w:i/>
        </w:rPr>
        <w:t>Employment status</w:t>
      </w:r>
      <w:r>
        <w:rPr>
          <w:rFonts w:cs="Times New Roman"/>
        </w:rPr>
        <w:t xml:space="preserve"> was dichotomized as currently employed (EMPSTAT ∈ {10, 12}) versus not employed. </w:t>
      </w:r>
      <w:r>
        <w:rPr>
          <w:rFonts w:cs="Times New Roman"/>
          <w:i/>
        </w:rPr>
        <w:t>Civic social media use</w:t>
      </w:r>
      <w:r>
        <w:rPr>
          <w:rFonts w:cs="Times New Roman"/>
        </w:rPr>
        <w:t xml:space="preserve"> was measured using VLSOCMEDIA, which asks how often the respondent "posted, shared, or discussed issues on civic or </w:t>
      </w:r>
      <w:commentRangeStart w:id="124"/>
      <w:r>
        <w:rPr>
          <w:rFonts w:cs="Times New Roman"/>
        </w:rPr>
        <w:t>political</w:t>
      </w:r>
      <w:commentRangeEnd w:id="124"/>
      <w:r w:rsidR="00E71652">
        <w:rPr>
          <w:rStyle w:val="CommentReference"/>
          <w:rFonts w:cs="Times New Roman"/>
          <w:sz w:val="24"/>
          <w:szCs w:val="22"/>
        </w:rPr>
        <w:commentReference w:id="124"/>
      </w:r>
      <w:r>
        <w:rPr>
          <w:rFonts w:cs="Times New Roman"/>
        </w:rPr>
        <w:t xml:space="preserve"> topics on social media" (1 = basically every day through 6 = not at all). This was dichotomized as any civic social media use (VLSOCMEDIA ≤ 4) versus no use, following the conceptual distinction between digital civic engagement and non-engagement.</w:t>
      </w:r>
    </w:p>
    <w:p w14:paraId="5A733A9F" w14:textId="77777777" w:rsidR="002A64F7" w:rsidRDefault="00000000">
      <w:pPr>
        <w:spacing w:after="0" w:line="480" w:lineRule="auto"/>
        <w:ind w:firstLine="720"/>
      </w:pPr>
      <w:r>
        <w:rPr>
          <w:rFonts w:cs="Times New Roman"/>
          <w:i/>
        </w:rPr>
        <w:t>COVID-19 period</w:t>
      </w:r>
      <w:r>
        <w:rPr>
          <w:rFonts w:cs="Times New Roman"/>
        </w:rPr>
        <w:t xml:space="preserve"> was operationalized as a binary variable distinguishing pre-COVID waves (2017, 2019) from post-COVID waves (2021, 2023). This coding captures the broad disruption to social life rather than a precise epidemiological boundary, and is included to test whether the socialization–volunteering relationship is a stable feature or was altered by pandemic-related changes to social behavior.</w:t>
      </w:r>
    </w:p>
    <w:p w14:paraId="119CC84C" w14:textId="77777777" w:rsidR="002A64F7" w:rsidRDefault="00000000">
      <w:pPr>
        <w:spacing w:after="0" w:line="480" w:lineRule="auto"/>
      </w:pPr>
      <w:r>
        <w:rPr>
          <w:rFonts w:cs="Times New Roman"/>
          <w:b/>
          <w:i/>
        </w:rPr>
        <w:t>Latent Profile Analysis Indicators</w:t>
      </w:r>
    </w:p>
    <w:p w14:paraId="46BCB99E" w14:textId="77777777" w:rsidR="002A64F7" w:rsidRDefault="00000000">
      <w:pPr>
        <w:spacing w:after="0" w:line="480" w:lineRule="auto"/>
        <w:ind w:firstLine="720"/>
      </w:pPr>
      <w:r>
        <w:rPr>
          <w:rFonts w:cs="Times New Roman"/>
        </w:rPr>
        <w:lastRenderedPageBreak/>
        <w:t xml:space="preserve">Six indicators were used to construct civic engagement typologies. Three are binary: </w:t>
      </w:r>
      <w:r w:rsidRPr="00CA295B">
        <w:rPr>
          <w:rFonts w:cs="Times New Roman"/>
          <w:highlight w:val="yellow"/>
          <w:rPrChange w:id="125" w:author="Windon, Suzanna R." w:date="2026-03-25T10:26:00Z" w16du:dateUtc="2026-03-25T14:26:00Z">
            <w:rPr>
              <w:rFonts w:cs="Times New Roman"/>
            </w:rPr>
          </w:rPrChange>
        </w:rPr>
        <w:t>boycotting a product for social or political reason</w:t>
      </w:r>
      <w:r>
        <w:rPr>
          <w:rFonts w:cs="Times New Roman"/>
        </w:rPr>
        <w:t>s (CEBOYCOTT), contacting a public official (CEPUBOFF), and donating to a charitable or religious organization (VLDONATE). Two are ordinal (scaled 1–6): frequency of discussing politics (CEPOLCONV) and frequency of in-person social contact (CESOCIALIZE). The sixth, organizational membership (VLMEMBERN), is a count of the number of organizations to which the respondent belongs (respondents reporting no membership via VLMEMBER were coded as 0).</w:t>
      </w:r>
    </w:p>
    <w:p w14:paraId="5129AA1B" w14:textId="77777777" w:rsidR="002A64F7" w:rsidRDefault="00000000">
      <w:pPr>
        <w:spacing w:after="0" w:line="480" w:lineRule="auto"/>
        <w:ind w:firstLine="720"/>
      </w:pPr>
      <w:r>
        <w:rPr>
          <w:rFonts w:cs="Times New Roman"/>
        </w:rPr>
        <w:t>All six indicators are available across all four survey waves with approximately 94% valid response rates. Together, these indicators span multiple dimensions of civic life (political action, social connection, institutional membership, and philanthropic behavior), enabling person-centered identification of distinct engagement patterns.</w:t>
      </w:r>
    </w:p>
    <w:p w14:paraId="466FA121" w14:textId="77777777" w:rsidR="002A64F7" w:rsidRDefault="00000000">
      <w:pPr>
        <w:spacing w:after="0" w:line="480" w:lineRule="auto"/>
      </w:pPr>
      <w:r>
        <w:rPr>
          <w:rFonts w:cs="Times New Roman"/>
          <w:b/>
          <w:i/>
        </w:rPr>
        <w:t>Control Variables</w:t>
      </w:r>
    </w:p>
    <w:p w14:paraId="4385483A" w14:textId="77777777" w:rsidR="002A64F7" w:rsidRDefault="00000000">
      <w:pPr>
        <w:spacing w:after="0" w:line="480" w:lineRule="auto"/>
        <w:ind w:firstLine="720"/>
      </w:pPr>
      <w:r>
        <w:rPr>
          <w:rFonts w:cs="Times New Roman"/>
        </w:rPr>
        <w:t>Models controlled for age (continuous), sex (female = 1), race/ethnicity (White non-Hispanic [reference], Black non-Hispanic, Hispanic, Asian non-Hispanic, other), marital status (married = 1), family income (log-transformed midpoint), metropolitan status (metro = 1), and Census region (Northeast, Midwest, South, West [reference]). In Models 1–4, the post-COVID indicator also serves as a control; in Model 5, it is the focal moderator.</w:t>
      </w:r>
    </w:p>
    <w:p w14:paraId="6B30BFB8" w14:textId="77777777" w:rsidR="002A64F7" w:rsidRDefault="00000000">
      <w:pPr>
        <w:spacing w:after="0" w:line="480" w:lineRule="auto"/>
      </w:pPr>
      <w:r>
        <w:rPr>
          <w:rFonts w:cs="Times New Roman"/>
          <w:b/>
        </w:rPr>
        <w:t>Analytic Strategy</w:t>
      </w:r>
    </w:p>
    <w:p w14:paraId="4837F034" w14:textId="77777777" w:rsidR="002A64F7" w:rsidRDefault="00000000">
      <w:pPr>
        <w:spacing w:after="0" w:line="480" w:lineRule="auto"/>
        <w:ind w:firstLine="720"/>
      </w:pPr>
      <w:r>
        <w:rPr>
          <w:rFonts w:cs="Times New Roman"/>
        </w:rPr>
        <w:t>The analysis proceeds through two integrated stages, each addressing a distinct research question while providing methodological triangulation.</w:t>
      </w:r>
    </w:p>
    <w:p w14:paraId="2506C632" w14:textId="77777777" w:rsidR="002A64F7" w:rsidRDefault="00000000">
      <w:pPr>
        <w:spacing w:after="0" w:line="480" w:lineRule="auto"/>
      </w:pPr>
      <w:r>
        <w:rPr>
          <w:rFonts w:cs="Times New Roman"/>
          <w:b/>
          <w:i/>
        </w:rPr>
        <w:t>Stage 1: Survey-Weighted Logistic Regression (RQ1)</w:t>
      </w:r>
    </w:p>
    <w:p w14:paraId="0FEE34B3" w14:textId="1CBDFADE" w:rsidR="002A64F7" w:rsidRDefault="00000000">
      <w:pPr>
        <w:spacing w:after="0" w:line="480" w:lineRule="auto"/>
        <w:ind w:firstLine="720"/>
      </w:pPr>
      <w:r>
        <w:rPr>
          <w:rFonts w:cs="Times New Roman"/>
        </w:rPr>
        <w:t xml:space="preserve">To address RQ1, we estimate survey-weighted logistic regression models predicting volunteering status. Socialization frequency is entered as a categorical predictor to capture </w:t>
      </w:r>
      <w:r>
        <w:rPr>
          <w:rFonts w:cs="Times New Roman"/>
        </w:rPr>
        <w:lastRenderedPageBreak/>
        <w:t xml:space="preserve">nonlinear effects without imposing functional form assumptions. Model 1 includes the socialization × generation interaction with post-COVID as a control. Models 2–4 extend to three-way interactions: socialization × generation × education (Model 2), socialization × generation × employment (Model 3), and socialization × generation × civic social media (Model 4). Model 5 tests the socialization × generation × post-COVID interaction to assess whether the socialization–volunteering relationship changed </w:t>
      </w:r>
      <w:ins w:id="126" w:author="Windon, Suzanna R." w:date="2026-03-25T10:26:00Z" w16du:dateUtc="2026-03-25T14:26:00Z">
        <w:r w:rsidR="002757BA">
          <w:rPr>
            <w:rFonts w:cs="Times New Roman"/>
          </w:rPr>
          <w:t xml:space="preserve">during the </w:t>
        </w:r>
      </w:ins>
      <w:del w:id="127" w:author="Windon, Suzanna R." w:date="2026-03-25T10:26:00Z" w16du:dateUtc="2026-03-25T14:26:00Z">
        <w:r w:rsidDel="002757BA">
          <w:rPr>
            <w:rFonts w:cs="Times New Roman"/>
          </w:rPr>
          <w:delText>across</w:delText>
        </w:r>
      </w:del>
      <w:r>
        <w:rPr>
          <w:rFonts w:cs="Times New Roman"/>
        </w:rPr>
        <w:t xml:space="preserve"> </w:t>
      </w:r>
      <w:del w:id="128" w:author="Windon, Suzanna R." w:date="2026-03-25T10:26:00Z" w16du:dateUtc="2026-03-25T14:26:00Z">
        <w:r w:rsidDel="002757BA">
          <w:rPr>
            <w:rFonts w:cs="Times New Roman"/>
          </w:rPr>
          <w:delText>the</w:delText>
        </w:r>
      </w:del>
      <w:r>
        <w:rPr>
          <w:rFonts w:cs="Times New Roman"/>
        </w:rPr>
        <w:t xml:space="preserve"> pandemic</w:t>
      </w:r>
      <w:ins w:id="129" w:author="Windon, Suzanna R." w:date="2026-03-25T10:27:00Z" w16du:dateUtc="2026-03-25T14:27:00Z">
        <w:r w:rsidR="002757BA">
          <w:rPr>
            <w:rFonts w:cs="Times New Roman"/>
          </w:rPr>
          <w:t xml:space="preserve">. </w:t>
        </w:r>
      </w:ins>
      <w:del w:id="130" w:author="Windon, Suzanna R." w:date="2026-03-25T10:27:00Z" w16du:dateUtc="2026-03-25T14:27:00Z">
        <w:r w:rsidDel="002757BA">
          <w:rPr>
            <w:rFonts w:cs="Times New Roman"/>
          </w:rPr>
          <w:delText xml:space="preserve"> pe</w:delText>
        </w:r>
      </w:del>
      <w:del w:id="131" w:author="Windon, Suzanna R." w:date="2026-03-25T10:26:00Z" w16du:dateUtc="2026-03-25T14:26:00Z">
        <w:r w:rsidDel="002757BA">
          <w:rPr>
            <w:rFonts w:cs="Times New Roman"/>
          </w:rPr>
          <w:delText>riod</w:delText>
        </w:r>
      </w:del>
      <w:r>
        <w:rPr>
          <w:rFonts w:cs="Times New Roman"/>
        </w:rPr>
        <w:t>.</w:t>
      </w:r>
    </w:p>
    <w:p w14:paraId="406863E9" w14:textId="77777777" w:rsidR="002A64F7" w:rsidRDefault="00000000">
      <w:pPr>
        <w:spacing w:after="0" w:line="480" w:lineRule="auto"/>
        <w:ind w:firstLine="720"/>
      </w:pPr>
      <w:r>
        <w:rPr>
          <w:rFonts w:cs="Times New Roman"/>
        </w:rPr>
        <w:t>We report odds ratios and average marginal effects (AMEs) computed via the `marginaleffects` package (Arel-Bundock, 2023). AMEs represent the average change in the predicted probability of volunteering for a one-unit change in the predictor, averaged across the covariate distribution. Wald tests assess the statistical significance of interaction terms.</w:t>
      </w:r>
    </w:p>
    <w:p w14:paraId="7FCDB3EA" w14:textId="77777777" w:rsidR="002A64F7" w:rsidRDefault="00000000">
      <w:pPr>
        <w:spacing w:after="0" w:line="480" w:lineRule="auto"/>
      </w:pPr>
      <w:r>
        <w:rPr>
          <w:rFonts w:cs="Times New Roman"/>
          <w:b/>
          <w:i/>
        </w:rPr>
        <w:t>Stage 2: Latent Profile Analysis (RQ2)</w:t>
      </w:r>
    </w:p>
    <w:p w14:paraId="117C02C9" w14:textId="77777777" w:rsidR="002A64F7" w:rsidRDefault="00000000">
      <w:pPr>
        <w:spacing w:after="0" w:line="480" w:lineRule="auto"/>
        <w:ind w:firstLine="720"/>
      </w:pPr>
      <w:r>
        <w:rPr>
          <w:rFonts w:cs="Times New Roman"/>
        </w:rPr>
        <w:t>To address RQ2, we employ Latent Profile Analysis (LPA) to identify distinct civic engagement typologies using six standardized indicators (Collins &amp; Lanza, 2010). We evaluate models with 2–7 profiles using the EII parameterization, selecting the optimal number based on BIC, entropy, and BLRT. Given the large sample size, model selection is conducted on a random subsample of 20,000 cases, with the selected model refit to the full sample. Profiles are characterized by indicator means, generational distribution, volunteering rates, and pre/post-COVID stability.</w:t>
      </w:r>
    </w:p>
    <w:p w14:paraId="5D83865A" w14:textId="77777777" w:rsidR="002A64F7" w:rsidRDefault="00000000">
      <w:pPr>
        <w:spacing w:after="0" w:line="480" w:lineRule="auto"/>
      </w:pPr>
      <w:r>
        <w:rPr>
          <w:rFonts w:cs="Times New Roman"/>
          <w:b/>
          <w:i/>
        </w:rPr>
        <w:t>Software</w:t>
      </w:r>
    </w:p>
    <w:p w14:paraId="19C6006A" w14:textId="60B81F2E" w:rsidR="002A64F7" w:rsidRDefault="00000000">
      <w:pPr>
        <w:spacing w:after="0" w:line="480" w:lineRule="auto"/>
        <w:ind w:firstLine="720"/>
      </w:pPr>
      <w:r>
        <w:rPr>
          <w:rFonts w:cs="Times New Roman"/>
        </w:rPr>
        <w:t xml:space="preserve">Regression analyses </w:t>
      </w:r>
      <w:del w:id="132" w:author="Windon, Suzanna R." w:date="2026-03-25T10:27:00Z" w16du:dateUtc="2026-03-25T14:27:00Z">
        <w:r w:rsidDel="002757BA">
          <w:rPr>
            <w:rFonts w:cs="Times New Roman"/>
          </w:rPr>
          <w:delText>used R with</w:delText>
        </w:r>
      </w:del>
      <w:ins w:id="133" w:author="Windon, Suzanna R." w:date="2026-03-25T10:27:00Z" w16du:dateUtc="2026-03-25T14:27:00Z">
        <w:r w:rsidR="002757BA">
          <w:rPr>
            <w:rFonts w:cs="Times New Roman"/>
          </w:rPr>
          <w:t>were conducted in R using</w:t>
        </w:r>
      </w:ins>
      <w:r>
        <w:rPr>
          <w:rFonts w:cs="Times New Roman"/>
        </w:rPr>
        <w:t xml:space="preserve"> the `survey` (Lumley, 2020) and `marginaleffects` (Arel-Bundock, 2023) packages. LPA used `mclust` (Scrucca et al., 2016).</w:t>
      </w:r>
    </w:p>
    <w:p w14:paraId="5C0AB48E" w14:textId="77777777" w:rsidR="002A64F7" w:rsidRDefault="00000000">
      <w:pPr>
        <w:spacing w:after="0" w:line="480" w:lineRule="auto"/>
      </w:pPr>
      <w:r>
        <w:rPr>
          <w:rFonts w:cs="Times New Roman"/>
          <w:b/>
          <w:i/>
        </w:rPr>
        <w:t>Robustness Checks</w:t>
      </w:r>
    </w:p>
    <w:p w14:paraId="21BD8175" w14:textId="77777777" w:rsidR="002A64F7" w:rsidRDefault="00000000">
      <w:pPr>
        <w:spacing w:after="0" w:line="480" w:lineRule="auto"/>
        <w:ind w:firstLine="720"/>
      </w:pPr>
      <w:r>
        <w:rPr>
          <w:rFonts w:cs="Times New Roman"/>
        </w:rPr>
        <w:lastRenderedPageBreak/>
        <w:t>We conducted three robustness analyses to test the sensitivity of the regression findings. To confirm that the First Step Effect reflects a genuine threshold rather than an artifact of scale concavity, we compared the observed categorical AMEs to predictions from a smooth log-linear specification. We also added organizational membership (VLMEMBERN) as a covariate to assess whether the socialization pathway operates through institutional embeddedness. A nonlinear age control (age-squared) was included alongside the generation variable to provide partial leverage against age-cohort confounding.</w:t>
      </w:r>
    </w:p>
    <w:p w14:paraId="7E1C1F1F" w14:textId="77777777" w:rsidR="002A64F7" w:rsidRDefault="00000000">
      <w:pPr>
        <w:spacing w:after="0" w:line="480" w:lineRule="auto"/>
        <w:jc w:val="center"/>
      </w:pPr>
      <w:r>
        <w:rPr>
          <w:rFonts w:cs="Times New Roman"/>
          <w:b/>
        </w:rPr>
        <w:t>Results</w:t>
      </w:r>
    </w:p>
    <w:p w14:paraId="17E2DC41" w14:textId="77777777" w:rsidR="002A64F7" w:rsidRDefault="00000000">
      <w:pPr>
        <w:spacing w:after="0" w:line="480" w:lineRule="auto"/>
        <w:ind w:firstLine="720"/>
      </w:pPr>
      <w:r>
        <w:rPr>
          <w:rFonts w:cs="Times New Roman"/>
        </w:rPr>
        <w:t>Pooled across four CPS-CEV waves (2017, 2019, 2021, 2023), the analytic sample comprised 201,168 respondents with an overall volunteering rate of 32.0%. Table 1 reports sample characteristics. Gen Z respondents (</w:t>
      </w:r>
      <w:r>
        <w:rPr>
          <w:rFonts w:cs="Times New Roman"/>
          <w:i/>
        </w:rPr>
        <w:t>n</w:t>
      </w:r>
      <w:r>
        <w:rPr>
          <w:rFonts w:cs="Times New Roman"/>
        </w:rPr>
        <w:t xml:space="preserve"> = 11,038) were youngest (M = 21.1 years), least educated (14.3% BA+), and least married (9.6%). The socialization gradient was steep: nearly half of Gen Z respondents (46.3%) reported socializing no more than a few times per year, compared with 19.0% of Boomers, a rate that was stable across all four waves (range: 44.6–47.8%), indicating that Gen Z's social disconnection preceded the COVID-19 pandemic and was independent of it. The generational contrast is worth spelling out: nearly half of the youngest adult cohort in a nationally representative sample reports that their face-to-face social contact amounts to no more than a few encounters per year, a level of isolation that, for older generations, characterizes fewer than one in five respondents.</w:t>
      </w:r>
    </w:p>
    <w:p w14:paraId="752863FB" w14:textId="77777777" w:rsidR="002A64F7" w:rsidRDefault="00000000">
      <w:pPr>
        <w:spacing w:before="240" w:after="0" w:line="480" w:lineRule="auto"/>
      </w:pPr>
      <w:r>
        <w:rPr>
          <w:rFonts w:cs="Times New Roman"/>
          <w:b/>
          <w:i/>
        </w:rPr>
        <w:t>Table 1</w:t>
      </w:r>
    </w:p>
    <w:p w14:paraId="29908122" w14:textId="77777777" w:rsidR="002A64F7" w:rsidRDefault="00000000">
      <w:pPr>
        <w:spacing w:after="80" w:line="480" w:lineRule="auto"/>
      </w:pPr>
      <w:r>
        <w:rPr>
          <w:rFonts w:cs="Times New Roman"/>
          <w:i/>
        </w:rPr>
        <w:t>Sample Characteristics by Generational Cohort (CPS-CEV 2017–2023, N = 201,168)</w:t>
      </w:r>
    </w:p>
    <w:tbl>
      <w:tblPr>
        <w:tblW w:w="5000" w:type="pct"/>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373"/>
        <w:gridCol w:w="1155"/>
        <w:gridCol w:w="1154"/>
        <w:gridCol w:w="1166"/>
        <w:gridCol w:w="1154"/>
        <w:gridCol w:w="1154"/>
        <w:gridCol w:w="1154"/>
        <w:gridCol w:w="1266"/>
      </w:tblGrid>
      <w:tr w:rsidR="002A64F7" w14:paraId="3864166E" w14:textId="77777777">
        <w:tc>
          <w:tcPr>
            <w:tcW w:w="1170" w:type="dxa"/>
            <w:tcBorders>
              <w:top w:val="single" w:sz="8" w:space="0" w:color="000000"/>
              <w:left w:val="none" w:sz="0" w:space="0" w:color="000000"/>
              <w:bottom w:val="single" w:sz="8" w:space="0" w:color="000000"/>
              <w:right w:val="none" w:sz="0" w:space="0" w:color="000000"/>
            </w:tcBorders>
          </w:tcPr>
          <w:p w14:paraId="27B6AD06" w14:textId="77777777" w:rsidR="002A64F7" w:rsidRDefault="00000000">
            <w:pPr>
              <w:spacing w:before="40" w:after="40" w:line="240" w:lineRule="auto"/>
            </w:pPr>
            <w:r>
              <w:rPr>
                <w:rFonts w:cs="Times New Roman"/>
                <w:b/>
                <w:sz w:val="20"/>
              </w:rPr>
              <w:t>Variable</w:t>
            </w:r>
          </w:p>
        </w:tc>
        <w:tc>
          <w:tcPr>
            <w:tcW w:w="1170" w:type="dxa"/>
            <w:tcBorders>
              <w:top w:val="single" w:sz="8" w:space="0" w:color="000000"/>
              <w:left w:val="none" w:sz="0" w:space="0" w:color="000000"/>
              <w:bottom w:val="single" w:sz="8" w:space="0" w:color="000000"/>
              <w:right w:val="none" w:sz="0" w:space="0" w:color="000000"/>
            </w:tcBorders>
          </w:tcPr>
          <w:p w14:paraId="26189772" w14:textId="77777777" w:rsidR="002A64F7" w:rsidRDefault="00000000">
            <w:pPr>
              <w:spacing w:before="40" w:after="40" w:line="240" w:lineRule="auto"/>
              <w:jc w:val="center"/>
            </w:pPr>
            <w:r>
              <w:rPr>
                <w:rFonts w:cs="Times New Roman"/>
                <w:b/>
                <w:sz w:val="20"/>
              </w:rPr>
              <w:t>Total</w:t>
            </w:r>
          </w:p>
        </w:tc>
        <w:tc>
          <w:tcPr>
            <w:tcW w:w="1170" w:type="dxa"/>
            <w:tcBorders>
              <w:top w:val="single" w:sz="8" w:space="0" w:color="000000"/>
              <w:left w:val="none" w:sz="0" w:space="0" w:color="000000"/>
              <w:bottom w:val="single" w:sz="8" w:space="0" w:color="000000"/>
              <w:right w:val="none" w:sz="0" w:space="0" w:color="000000"/>
            </w:tcBorders>
          </w:tcPr>
          <w:p w14:paraId="1876C935" w14:textId="77777777" w:rsidR="002A64F7" w:rsidRDefault="00000000">
            <w:pPr>
              <w:spacing w:before="40" w:after="40" w:line="240" w:lineRule="auto"/>
              <w:jc w:val="center"/>
            </w:pPr>
            <w:r>
              <w:rPr>
                <w:rFonts w:cs="Times New Roman"/>
                <w:b/>
                <w:sz w:val="20"/>
              </w:rPr>
              <w:t>Gen Z</w:t>
            </w:r>
          </w:p>
        </w:tc>
        <w:tc>
          <w:tcPr>
            <w:tcW w:w="1170" w:type="dxa"/>
            <w:tcBorders>
              <w:top w:val="single" w:sz="8" w:space="0" w:color="000000"/>
              <w:left w:val="none" w:sz="0" w:space="0" w:color="000000"/>
              <w:bottom w:val="single" w:sz="8" w:space="0" w:color="000000"/>
              <w:right w:val="none" w:sz="0" w:space="0" w:color="000000"/>
            </w:tcBorders>
          </w:tcPr>
          <w:p w14:paraId="2011B319" w14:textId="77777777" w:rsidR="002A64F7" w:rsidRDefault="00000000">
            <w:pPr>
              <w:spacing w:before="40" w:after="40" w:line="240" w:lineRule="auto"/>
              <w:jc w:val="center"/>
            </w:pPr>
            <w:r>
              <w:rPr>
                <w:rFonts w:cs="Times New Roman"/>
                <w:b/>
                <w:sz w:val="20"/>
              </w:rPr>
              <w:t>Millennial</w:t>
            </w:r>
          </w:p>
        </w:tc>
        <w:tc>
          <w:tcPr>
            <w:tcW w:w="1170" w:type="dxa"/>
            <w:tcBorders>
              <w:top w:val="single" w:sz="8" w:space="0" w:color="000000"/>
              <w:left w:val="none" w:sz="0" w:space="0" w:color="000000"/>
              <w:bottom w:val="single" w:sz="8" w:space="0" w:color="000000"/>
              <w:right w:val="none" w:sz="0" w:space="0" w:color="000000"/>
            </w:tcBorders>
          </w:tcPr>
          <w:p w14:paraId="62108C70" w14:textId="77777777" w:rsidR="002A64F7" w:rsidRDefault="00000000">
            <w:pPr>
              <w:spacing w:before="40" w:after="40" w:line="240" w:lineRule="auto"/>
              <w:jc w:val="center"/>
            </w:pPr>
            <w:r>
              <w:rPr>
                <w:rFonts w:cs="Times New Roman"/>
                <w:b/>
                <w:sz w:val="20"/>
              </w:rPr>
              <w:t>Gen X</w:t>
            </w:r>
          </w:p>
        </w:tc>
        <w:tc>
          <w:tcPr>
            <w:tcW w:w="1170" w:type="dxa"/>
            <w:tcBorders>
              <w:top w:val="single" w:sz="8" w:space="0" w:color="000000"/>
              <w:left w:val="none" w:sz="0" w:space="0" w:color="000000"/>
              <w:bottom w:val="single" w:sz="8" w:space="0" w:color="000000"/>
              <w:right w:val="none" w:sz="0" w:space="0" w:color="000000"/>
            </w:tcBorders>
          </w:tcPr>
          <w:p w14:paraId="2FE89408" w14:textId="77777777" w:rsidR="002A64F7" w:rsidRDefault="00000000">
            <w:pPr>
              <w:spacing w:before="40" w:after="40" w:line="240" w:lineRule="auto"/>
              <w:jc w:val="center"/>
            </w:pPr>
            <w:r>
              <w:rPr>
                <w:rFonts w:cs="Times New Roman"/>
                <w:b/>
                <w:sz w:val="20"/>
              </w:rPr>
              <w:t>Boomer</w:t>
            </w:r>
          </w:p>
        </w:tc>
        <w:tc>
          <w:tcPr>
            <w:tcW w:w="1170" w:type="dxa"/>
            <w:tcBorders>
              <w:top w:val="single" w:sz="8" w:space="0" w:color="000000"/>
              <w:left w:val="none" w:sz="0" w:space="0" w:color="000000"/>
              <w:bottom w:val="single" w:sz="8" w:space="0" w:color="000000"/>
              <w:right w:val="none" w:sz="0" w:space="0" w:color="000000"/>
            </w:tcBorders>
          </w:tcPr>
          <w:p w14:paraId="0883CD9A" w14:textId="77777777" w:rsidR="002A64F7" w:rsidRDefault="00000000">
            <w:pPr>
              <w:spacing w:before="40" w:after="40" w:line="240" w:lineRule="auto"/>
              <w:jc w:val="center"/>
            </w:pPr>
            <w:r>
              <w:rPr>
                <w:rFonts w:cs="Times New Roman"/>
                <w:b/>
                <w:sz w:val="20"/>
              </w:rPr>
              <w:t>Silent</w:t>
            </w:r>
          </w:p>
        </w:tc>
        <w:tc>
          <w:tcPr>
            <w:tcW w:w="1170" w:type="dxa"/>
            <w:tcBorders>
              <w:top w:val="single" w:sz="8" w:space="0" w:color="000000"/>
              <w:left w:val="none" w:sz="0" w:space="0" w:color="000000"/>
              <w:bottom w:val="single" w:sz="8" w:space="0" w:color="000000"/>
              <w:right w:val="none" w:sz="0" w:space="0" w:color="000000"/>
            </w:tcBorders>
          </w:tcPr>
          <w:p w14:paraId="4373467E" w14:textId="77777777" w:rsidR="002A64F7" w:rsidRDefault="00000000">
            <w:pPr>
              <w:spacing w:before="40" w:after="40" w:line="240" w:lineRule="auto"/>
              <w:jc w:val="center"/>
            </w:pPr>
            <w:r>
              <w:rPr>
                <w:rFonts w:cs="Times New Roman"/>
                <w:b/>
                <w:sz w:val="20"/>
              </w:rPr>
              <w:t>Test</w:t>
            </w:r>
          </w:p>
        </w:tc>
      </w:tr>
      <w:tr w:rsidR="002A64F7" w14:paraId="438324C9" w14:textId="77777777">
        <w:tc>
          <w:tcPr>
            <w:tcW w:w="1170" w:type="dxa"/>
            <w:tcBorders>
              <w:top w:val="none" w:sz="0" w:space="0" w:color="000000"/>
              <w:left w:val="none" w:sz="0" w:space="0" w:color="000000"/>
              <w:bottom w:val="none" w:sz="0" w:space="0" w:color="000000"/>
              <w:right w:val="none" w:sz="0" w:space="0" w:color="000000"/>
            </w:tcBorders>
          </w:tcPr>
          <w:p w14:paraId="72BD5ED0" w14:textId="77777777" w:rsidR="002A64F7" w:rsidRDefault="00000000">
            <w:pPr>
              <w:spacing w:before="20" w:after="20" w:line="240" w:lineRule="auto"/>
            </w:pPr>
            <w:r>
              <w:rPr>
                <w:rFonts w:cs="Times New Roman"/>
                <w:sz w:val="20"/>
              </w:rPr>
              <w:t>N (unweighted)</w:t>
            </w:r>
          </w:p>
        </w:tc>
        <w:tc>
          <w:tcPr>
            <w:tcW w:w="1170" w:type="dxa"/>
            <w:tcBorders>
              <w:top w:val="none" w:sz="0" w:space="0" w:color="000000"/>
              <w:left w:val="none" w:sz="0" w:space="0" w:color="000000"/>
              <w:bottom w:val="none" w:sz="0" w:space="0" w:color="000000"/>
              <w:right w:val="none" w:sz="0" w:space="0" w:color="000000"/>
            </w:tcBorders>
          </w:tcPr>
          <w:p w14:paraId="65EB3E22" w14:textId="77777777" w:rsidR="002A64F7" w:rsidRDefault="00000000">
            <w:pPr>
              <w:spacing w:before="20" w:after="20" w:line="240" w:lineRule="auto"/>
              <w:jc w:val="center"/>
            </w:pPr>
            <w:r>
              <w:rPr>
                <w:rFonts w:cs="Times New Roman"/>
                <w:sz w:val="20"/>
              </w:rPr>
              <w:t>201,168</w:t>
            </w:r>
          </w:p>
        </w:tc>
        <w:tc>
          <w:tcPr>
            <w:tcW w:w="1170" w:type="dxa"/>
            <w:tcBorders>
              <w:top w:val="none" w:sz="0" w:space="0" w:color="000000"/>
              <w:left w:val="none" w:sz="0" w:space="0" w:color="000000"/>
              <w:bottom w:val="none" w:sz="0" w:space="0" w:color="000000"/>
              <w:right w:val="none" w:sz="0" w:space="0" w:color="000000"/>
            </w:tcBorders>
          </w:tcPr>
          <w:p w14:paraId="0CBB7FD6" w14:textId="77777777" w:rsidR="002A64F7" w:rsidRDefault="00000000">
            <w:pPr>
              <w:spacing w:before="20" w:after="20" w:line="240" w:lineRule="auto"/>
              <w:jc w:val="center"/>
            </w:pPr>
            <w:r>
              <w:rPr>
                <w:rFonts w:cs="Times New Roman"/>
                <w:sz w:val="20"/>
              </w:rPr>
              <w:t>11,038</w:t>
            </w:r>
          </w:p>
        </w:tc>
        <w:tc>
          <w:tcPr>
            <w:tcW w:w="1170" w:type="dxa"/>
            <w:tcBorders>
              <w:top w:val="none" w:sz="0" w:space="0" w:color="000000"/>
              <w:left w:val="none" w:sz="0" w:space="0" w:color="000000"/>
              <w:bottom w:val="none" w:sz="0" w:space="0" w:color="000000"/>
              <w:right w:val="none" w:sz="0" w:space="0" w:color="000000"/>
            </w:tcBorders>
          </w:tcPr>
          <w:p w14:paraId="1023F449" w14:textId="77777777" w:rsidR="002A64F7" w:rsidRDefault="00000000">
            <w:pPr>
              <w:spacing w:before="20" w:after="20" w:line="240" w:lineRule="auto"/>
              <w:jc w:val="center"/>
            </w:pPr>
            <w:r>
              <w:rPr>
                <w:rFonts w:cs="Times New Roman"/>
                <w:sz w:val="20"/>
              </w:rPr>
              <w:t>50,325</w:t>
            </w:r>
          </w:p>
        </w:tc>
        <w:tc>
          <w:tcPr>
            <w:tcW w:w="1170" w:type="dxa"/>
            <w:tcBorders>
              <w:top w:val="none" w:sz="0" w:space="0" w:color="000000"/>
              <w:left w:val="none" w:sz="0" w:space="0" w:color="000000"/>
              <w:bottom w:val="none" w:sz="0" w:space="0" w:color="000000"/>
              <w:right w:val="none" w:sz="0" w:space="0" w:color="000000"/>
            </w:tcBorders>
          </w:tcPr>
          <w:p w14:paraId="4E5F4932" w14:textId="77777777" w:rsidR="002A64F7" w:rsidRDefault="00000000">
            <w:pPr>
              <w:spacing w:before="20" w:after="20" w:line="240" w:lineRule="auto"/>
              <w:jc w:val="center"/>
            </w:pPr>
            <w:r>
              <w:rPr>
                <w:rFonts w:cs="Times New Roman"/>
                <w:sz w:val="20"/>
              </w:rPr>
              <w:t>48,042</w:t>
            </w:r>
          </w:p>
        </w:tc>
        <w:tc>
          <w:tcPr>
            <w:tcW w:w="1170" w:type="dxa"/>
            <w:tcBorders>
              <w:top w:val="none" w:sz="0" w:space="0" w:color="000000"/>
              <w:left w:val="none" w:sz="0" w:space="0" w:color="000000"/>
              <w:bottom w:val="none" w:sz="0" w:space="0" w:color="000000"/>
              <w:right w:val="none" w:sz="0" w:space="0" w:color="000000"/>
            </w:tcBorders>
          </w:tcPr>
          <w:p w14:paraId="3887D13D" w14:textId="77777777" w:rsidR="002A64F7" w:rsidRDefault="00000000">
            <w:pPr>
              <w:spacing w:before="20" w:after="20" w:line="240" w:lineRule="auto"/>
              <w:jc w:val="center"/>
            </w:pPr>
            <w:r>
              <w:rPr>
                <w:rFonts w:cs="Times New Roman"/>
                <w:sz w:val="20"/>
              </w:rPr>
              <w:t>68,065</w:t>
            </w:r>
          </w:p>
        </w:tc>
        <w:tc>
          <w:tcPr>
            <w:tcW w:w="1170" w:type="dxa"/>
            <w:tcBorders>
              <w:top w:val="none" w:sz="0" w:space="0" w:color="000000"/>
              <w:left w:val="none" w:sz="0" w:space="0" w:color="000000"/>
              <w:bottom w:val="none" w:sz="0" w:space="0" w:color="000000"/>
              <w:right w:val="none" w:sz="0" w:space="0" w:color="000000"/>
            </w:tcBorders>
          </w:tcPr>
          <w:p w14:paraId="4D72F557" w14:textId="77777777" w:rsidR="002A64F7" w:rsidRDefault="00000000">
            <w:pPr>
              <w:spacing w:before="20" w:after="20" w:line="240" w:lineRule="auto"/>
              <w:jc w:val="center"/>
            </w:pPr>
            <w:r>
              <w:rPr>
                <w:rFonts w:cs="Times New Roman"/>
                <w:sz w:val="20"/>
              </w:rPr>
              <w:t>23,698</w:t>
            </w:r>
          </w:p>
        </w:tc>
        <w:tc>
          <w:tcPr>
            <w:tcW w:w="1170" w:type="dxa"/>
            <w:tcBorders>
              <w:top w:val="none" w:sz="0" w:space="0" w:color="000000"/>
              <w:left w:val="none" w:sz="0" w:space="0" w:color="000000"/>
              <w:bottom w:val="none" w:sz="0" w:space="0" w:color="000000"/>
              <w:right w:val="none" w:sz="0" w:space="0" w:color="000000"/>
            </w:tcBorders>
          </w:tcPr>
          <w:p w14:paraId="4E3ADED3" w14:textId="77777777" w:rsidR="002A64F7" w:rsidRDefault="002A64F7">
            <w:pPr>
              <w:spacing w:before="20" w:after="20" w:line="240" w:lineRule="auto"/>
              <w:jc w:val="center"/>
            </w:pPr>
          </w:p>
        </w:tc>
      </w:tr>
      <w:tr w:rsidR="002A64F7" w14:paraId="7F482021" w14:textId="77777777">
        <w:tc>
          <w:tcPr>
            <w:tcW w:w="1170" w:type="dxa"/>
            <w:tcBorders>
              <w:top w:val="none" w:sz="0" w:space="0" w:color="000000"/>
              <w:left w:val="none" w:sz="0" w:space="0" w:color="000000"/>
              <w:bottom w:val="none" w:sz="0" w:space="0" w:color="000000"/>
              <w:right w:val="none" w:sz="0" w:space="0" w:color="000000"/>
            </w:tcBorders>
          </w:tcPr>
          <w:p w14:paraId="19270E96" w14:textId="77777777" w:rsidR="002A64F7" w:rsidRDefault="00000000">
            <w:pPr>
              <w:spacing w:before="20" w:after="20" w:line="240" w:lineRule="auto"/>
            </w:pPr>
            <w:r>
              <w:rPr>
                <w:rFonts w:cs="Times New Roman"/>
                <w:sz w:val="20"/>
              </w:rPr>
              <w:lastRenderedPageBreak/>
              <w:t>Age, M (SD)</w:t>
            </w:r>
          </w:p>
        </w:tc>
        <w:tc>
          <w:tcPr>
            <w:tcW w:w="1170" w:type="dxa"/>
            <w:tcBorders>
              <w:top w:val="none" w:sz="0" w:space="0" w:color="000000"/>
              <w:left w:val="none" w:sz="0" w:space="0" w:color="000000"/>
              <w:bottom w:val="none" w:sz="0" w:space="0" w:color="000000"/>
              <w:right w:val="none" w:sz="0" w:space="0" w:color="000000"/>
            </w:tcBorders>
          </w:tcPr>
          <w:p w14:paraId="0A67429F" w14:textId="77777777" w:rsidR="002A64F7" w:rsidRDefault="00000000">
            <w:pPr>
              <w:spacing w:before="20" w:after="20" w:line="240" w:lineRule="auto"/>
              <w:jc w:val="center"/>
            </w:pPr>
            <w:r>
              <w:rPr>
                <w:rFonts w:cs="Times New Roman"/>
                <w:sz w:val="20"/>
              </w:rPr>
              <w:t>47.9 (18.2)</w:t>
            </w:r>
          </w:p>
        </w:tc>
        <w:tc>
          <w:tcPr>
            <w:tcW w:w="1170" w:type="dxa"/>
            <w:tcBorders>
              <w:top w:val="none" w:sz="0" w:space="0" w:color="000000"/>
              <w:left w:val="none" w:sz="0" w:space="0" w:color="000000"/>
              <w:bottom w:val="none" w:sz="0" w:space="0" w:color="000000"/>
              <w:right w:val="none" w:sz="0" w:space="0" w:color="000000"/>
            </w:tcBorders>
          </w:tcPr>
          <w:p w14:paraId="36739518" w14:textId="77777777" w:rsidR="002A64F7" w:rsidRDefault="00000000">
            <w:pPr>
              <w:spacing w:before="20" w:after="20" w:line="240" w:lineRule="auto"/>
              <w:jc w:val="center"/>
            </w:pPr>
            <w:r>
              <w:rPr>
                <w:rFonts w:cs="Times New Roman"/>
                <w:sz w:val="20"/>
              </w:rPr>
              <w:t>21.0 (2.3)</w:t>
            </w:r>
          </w:p>
        </w:tc>
        <w:tc>
          <w:tcPr>
            <w:tcW w:w="1170" w:type="dxa"/>
            <w:tcBorders>
              <w:top w:val="none" w:sz="0" w:space="0" w:color="000000"/>
              <w:left w:val="none" w:sz="0" w:space="0" w:color="000000"/>
              <w:bottom w:val="none" w:sz="0" w:space="0" w:color="000000"/>
              <w:right w:val="none" w:sz="0" w:space="0" w:color="000000"/>
            </w:tcBorders>
          </w:tcPr>
          <w:p w14:paraId="0B2B9090" w14:textId="77777777" w:rsidR="002A64F7" w:rsidRDefault="00000000">
            <w:pPr>
              <w:spacing w:before="20" w:after="20" w:line="240" w:lineRule="auto"/>
              <w:jc w:val="center"/>
            </w:pPr>
            <w:r>
              <w:rPr>
                <w:rFonts w:cs="Times New Roman"/>
                <w:sz w:val="20"/>
              </w:rPr>
              <w:t>31.5 (5.1)</w:t>
            </w:r>
          </w:p>
        </w:tc>
        <w:tc>
          <w:tcPr>
            <w:tcW w:w="1170" w:type="dxa"/>
            <w:tcBorders>
              <w:top w:val="none" w:sz="0" w:space="0" w:color="000000"/>
              <w:left w:val="none" w:sz="0" w:space="0" w:color="000000"/>
              <w:bottom w:val="none" w:sz="0" w:space="0" w:color="000000"/>
              <w:right w:val="none" w:sz="0" w:space="0" w:color="000000"/>
            </w:tcBorders>
          </w:tcPr>
          <w:p w14:paraId="2155ABCC" w14:textId="77777777" w:rsidR="002A64F7" w:rsidRDefault="00000000">
            <w:pPr>
              <w:spacing w:before="20" w:after="20" w:line="240" w:lineRule="auto"/>
              <w:jc w:val="center"/>
            </w:pPr>
            <w:r>
              <w:rPr>
                <w:rFonts w:cs="Times New Roman"/>
                <w:sz w:val="20"/>
              </w:rPr>
              <w:t>47.5 (5.2)</w:t>
            </w:r>
          </w:p>
        </w:tc>
        <w:tc>
          <w:tcPr>
            <w:tcW w:w="1170" w:type="dxa"/>
            <w:tcBorders>
              <w:top w:val="none" w:sz="0" w:space="0" w:color="000000"/>
              <w:left w:val="none" w:sz="0" w:space="0" w:color="000000"/>
              <w:bottom w:val="none" w:sz="0" w:space="0" w:color="000000"/>
              <w:right w:val="none" w:sz="0" w:space="0" w:color="000000"/>
            </w:tcBorders>
          </w:tcPr>
          <w:p w14:paraId="6EAC6F86" w14:textId="77777777" w:rsidR="002A64F7" w:rsidRDefault="00000000">
            <w:pPr>
              <w:spacing w:before="20" w:after="20" w:line="240" w:lineRule="auto"/>
              <w:jc w:val="center"/>
            </w:pPr>
            <w:r>
              <w:rPr>
                <w:rFonts w:cs="Times New Roman"/>
                <w:sz w:val="20"/>
              </w:rPr>
              <w:t>64.2 (5.8)</w:t>
            </w:r>
          </w:p>
        </w:tc>
        <w:tc>
          <w:tcPr>
            <w:tcW w:w="1170" w:type="dxa"/>
            <w:tcBorders>
              <w:top w:val="none" w:sz="0" w:space="0" w:color="000000"/>
              <w:left w:val="none" w:sz="0" w:space="0" w:color="000000"/>
              <w:bottom w:val="none" w:sz="0" w:space="0" w:color="000000"/>
              <w:right w:val="none" w:sz="0" w:space="0" w:color="000000"/>
            </w:tcBorders>
          </w:tcPr>
          <w:p w14:paraId="683F4D48" w14:textId="77777777" w:rsidR="002A64F7" w:rsidRDefault="00000000">
            <w:pPr>
              <w:spacing w:before="20" w:after="20" w:line="240" w:lineRule="auto"/>
              <w:jc w:val="center"/>
            </w:pPr>
            <w:r>
              <w:rPr>
                <w:rFonts w:cs="Times New Roman"/>
                <w:sz w:val="20"/>
              </w:rPr>
              <w:t>79.6 (3.8)</w:t>
            </w:r>
          </w:p>
        </w:tc>
        <w:tc>
          <w:tcPr>
            <w:tcW w:w="1170" w:type="dxa"/>
            <w:tcBorders>
              <w:top w:val="none" w:sz="0" w:space="0" w:color="000000"/>
              <w:left w:val="none" w:sz="0" w:space="0" w:color="000000"/>
              <w:bottom w:val="none" w:sz="0" w:space="0" w:color="000000"/>
              <w:right w:val="none" w:sz="0" w:space="0" w:color="000000"/>
            </w:tcBorders>
          </w:tcPr>
          <w:p w14:paraId="5F84A8AF" w14:textId="77777777" w:rsidR="002A64F7" w:rsidRDefault="00000000">
            <w:pPr>
              <w:spacing w:before="20" w:after="20" w:line="240" w:lineRule="auto"/>
              <w:jc w:val="center"/>
            </w:pPr>
            <w:r>
              <w:rPr>
                <w:rFonts w:cs="Times New Roman"/>
                <w:sz w:val="20"/>
              </w:rPr>
              <w:t>F(4, 117406) = 665381.3***</w:t>
            </w:r>
          </w:p>
        </w:tc>
      </w:tr>
      <w:tr w:rsidR="002A64F7" w14:paraId="19CFA663" w14:textId="77777777">
        <w:tc>
          <w:tcPr>
            <w:tcW w:w="1170" w:type="dxa"/>
            <w:tcBorders>
              <w:top w:val="none" w:sz="0" w:space="0" w:color="000000"/>
              <w:left w:val="none" w:sz="0" w:space="0" w:color="000000"/>
              <w:bottom w:val="none" w:sz="0" w:space="0" w:color="000000"/>
              <w:right w:val="none" w:sz="0" w:space="0" w:color="000000"/>
            </w:tcBorders>
          </w:tcPr>
          <w:p w14:paraId="0D059B09" w14:textId="77777777" w:rsidR="002A64F7" w:rsidRDefault="00000000">
            <w:pPr>
              <w:spacing w:before="20" w:after="20" w:line="240" w:lineRule="auto"/>
            </w:pPr>
            <w:r>
              <w:rPr>
                <w:rFonts w:cs="Times New Roman"/>
                <w:sz w:val="20"/>
              </w:rPr>
              <w:t>Female, n (%)</w:t>
            </w:r>
          </w:p>
        </w:tc>
        <w:tc>
          <w:tcPr>
            <w:tcW w:w="1170" w:type="dxa"/>
            <w:tcBorders>
              <w:top w:val="none" w:sz="0" w:space="0" w:color="000000"/>
              <w:left w:val="none" w:sz="0" w:space="0" w:color="000000"/>
              <w:bottom w:val="none" w:sz="0" w:space="0" w:color="000000"/>
              <w:right w:val="none" w:sz="0" w:space="0" w:color="000000"/>
            </w:tcBorders>
          </w:tcPr>
          <w:p w14:paraId="2B19644A" w14:textId="77777777" w:rsidR="002A64F7" w:rsidRDefault="00000000">
            <w:pPr>
              <w:spacing w:before="20" w:after="20" w:line="240" w:lineRule="auto"/>
              <w:jc w:val="center"/>
            </w:pPr>
            <w:r>
              <w:rPr>
                <w:rFonts w:cs="Times New Roman"/>
                <w:sz w:val="20"/>
              </w:rPr>
              <w:t>106,788 (51.6)</w:t>
            </w:r>
          </w:p>
        </w:tc>
        <w:tc>
          <w:tcPr>
            <w:tcW w:w="1170" w:type="dxa"/>
            <w:tcBorders>
              <w:top w:val="none" w:sz="0" w:space="0" w:color="000000"/>
              <w:left w:val="none" w:sz="0" w:space="0" w:color="000000"/>
              <w:bottom w:val="none" w:sz="0" w:space="0" w:color="000000"/>
              <w:right w:val="none" w:sz="0" w:space="0" w:color="000000"/>
            </w:tcBorders>
          </w:tcPr>
          <w:p w14:paraId="08293152" w14:textId="77777777" w:rsidR="002A64F7" w:rsidRDefault="00000000">
            <w:pPr>
              <w:spacing w:before="20" w:after="20" w:line="240" w:lineRule="auto"/>
              <w:jc w:val="center"/>
            </w:pPr>
            <w:r>
              <w:rPr>
                <w:rFonts w:cs="Times New Roman"/>
                <w:sz w:val="20"/>
              </w:rPr>
              <w:t>5,507 (49.4)</w:t>
            </w:r>
          </w:p>
        </w:tc>
        <w:tc>
          <w:tcPr>
            <w:tcW w:w="1170" w:type="dxa"/>
            <w:tcBorders>
              <w:top w:val="none" w:sz="0" w:space="0" w:color="000000"/>
              <w:left w:val="none" w:sz="0" w:space="0" w:color="000000"/>
              <w:bottom w:val="none" w:sz="0" w:space="0" w:color="000000"/>
              <w:right w:val="none" w:sz="0" w:space="0" w:color="000000"/>
            </w:tcBorders>
          </w:tcPr>
          <w:p w14:paraId="2F55C060" w14:textId="77777777" w:rsidR="002A64F7" w:rsidRDefault="00000000">
            <w:pPr>
              <w:spacing w:before="20" w:after="20" w:line="240" w:lineRule="auto"/>
              <w:jc w:val="center"/>
            </w:pPr>
            <w:r>
              <w:rPr>
                <w:rFonts w:cs="Times New Roman"/>
                <w:sz w:val="20"/>
              </w:rPr>
              <w:t>26,317 (50.2)</w:t>
            </w:r>
          </w:p>
        </w:tc>
        <w:tc>
          <w:tcPr>
            <w:tcW w:w="1170" w:type="dxa"/>
            <w:tcBorders>
              <w:top w:val="none" w:sz="0" w:space="0" w:color="000000"/>
              <w:left w:val="none" w:sz="0" w:space="0" w:color="000000"/>
              <w:bottom w:val="none" w:sz="0" w:space="0" w:color="000000"/>
              <w:right w:val="none" w:sz="0" w:space="0" w:color="000000"/>
            </w:tcBorders>
          </w:tcPr>
          <w:p w14:paraId="07C1F573" w14:textId="77777777" w:rsidR="002A64F7" w:rsidRDefault="00000000">
            <w:pPr>
              <w:spacing w:before="20" w:after="20" w:line="240" w:lineRule="auto"/>
              <w:jc w:val="center"/>
            </w:pPr>
            <w:r>
              <w:rPr>
                <w:rFonts w:cs="Times New Roman"/>
                <w:sz w:val="20"/>
              </w:rPr>
              <w:t>24,942 (51.0)</w:t>
            </w:r>
          </w:p>
        </w:tc>
        <w:tc>
          <w:tcPr>
            <w:tcW w:w="1170" w:type="dxa"/>
            <w:tcBorders>
              <w:top w:val="none" w:sz="0" w:space="0" w:color="000000"/>
              <w:left w:val="none" w:sz="0" w:space="0" w:color="000000"/>
              <w:bottom w:val="none" w:sz="0" w:space="0" w:color="000000"/>
              <w:right w:val="none" w:sz="0" w:space="0" w:color="000000"/>
            </w:tcBorders>
          </w:tcPr>
          <w:p w14:paraId="36F1F6B3" w14:textId="77777777" w:rsidR="002A64F7" w:rsidRDefault="00000000">
            <w:pPr>
              <w:spacing w:before="20" w:after="20" w:line="240" w:lineRule="auto"/>
              <w:jc w:val="center"/>
            </w:pPr>
            <w:r>
              <w:rPr>
                <w:rFonts w:cs="Times New Roman"/>
                <w:sz w:val="20"/>
              </w:rPr>
              <w:t>36,496 (52.4)</w:t>
            </w:r>
          </w:p>
        </w:tc>
        <w:tc>
          <w:tcPr>
            <w:tcW w:w="1170" w:type="dxa"/>
            <w:tcBorders>
              <w:top w:val="none" w:sz="0" w:space="0" w:color="000000"/>
              <w:left w:val="none" w:sz="0" w:space="0" w:color="000000"/>
              <w:bottom w:val="none" w:sz="0" w:space="0" w:color="000000"/>
              <w:right w:val="none" w:sz="0" w:space="0" w:color="000000"/>
            </w:tcBorders>
          </w:tcPr>
          <w:p w14:paraId="7B91F429" w14:textId="77777777" w:rsidR="002A64F7" w:rsidRDefault="00000000">
            <w:pPr>
              <w:spacing w:before="20" w:after="20" w:line="240" w:lineRule="auto"/>
              <w:jc w:val="center"/>
            </w:pPr>
            <w:r>
              <w:rPr>
                <w:rFonts w:cs="Times New Roman"/>
                <w:sz w:val="20"/>
              </w:rPr>
              <w:t>13,526 (57.2)</w:t>
            </w:r>
          </w:p>
        </w:tc>
        <w:tc>
          <w:tcPr>
            <w:tcW w:w="1170" w:type="dxa"/>
            <w:tcBorders>
              <w:top w:val="none" w:sz="0" w:space="0" w:color="000000"/>
              <w:left w:val="none" w:sz="0" w:space="0" w:color="000000"/>
              <w:bottom w:val="none" w:sz="0" w:space="0" w:color="000000"/>
              <w:right w:val="none" w:sz="0" w:space="0" w:color="000000"/>
            </w:tcBorders>
          </w:tcPr>
          <w:p w14:paraId="2950BF82" w14:textId="77777777" w:rsidR="002A64F7" w:rsidRDefault="00000000">
            <w:pPr>
              <w:spacing w:before="20" w:after="20" w:line="240" w:lineRule="auto"/>
              <w:jc w:val="center"/>
            </w:pPr>
            <w:r>
              <w:rPr>
                <w:rFonts w:cs="Times New Roman"/>
                <w:sz w:val="20"/>
              </w:rPr>
              <w:t>F(3, 374115) = 60.6***</w:t>
            </w:r>
          </w:p>
        </w:tc>
      </w:tr>
      <w:tr w:rsidR="002A64F7" w14:paraId="3BF636AC" w14:textId="77777777">
        <w:tc>
          <w:tcPr>
            <w:tcW w:w="1170" w:type="dxa"/>
            <w:tcBorders>
              <w:top w:val="none" w:sz="0" w:space="0" w:color="000000"/>
              <w:left w:val="none" w:sz="0" w:space="0" w:color="000000"/>
              <w:bottom w:val="none" w:sz="0" w:space="0" w:color="000000"/>
              <w:right w:val="none" w:sz="0" w:space="0" w:color="000000"/>
            </w:tcBorders>
          </w:tcPr>
          <w:p w14:paraId="4E2ED45E" w14:textId="77777777" w:rsidR="002A64F7" w:rsidRDefault="00000000">
            <w:pPr>
              <w:spacing w:before="20" w:after="20" w:line="240" w:lineRule="auto"/>
            </w:pPr>
            <w:r>
              <w:rPr>
                <w:rFonts w:cs="Times New Roman"/>
                <w:sz w:val="20"/>
              </w:rPr>
              <w:t>Race/ethnicity</w:t>
            </w:r>
          </w:p>
        </w:tc>
        <w:tc>
          <w:tcPr>
            <w:tcW w:w="1170" w:type="dxa"/>
            <w:tcBorders>
              <w:top w:val="none" w:sz="0" w:space="0" w:color="000000"/>
              <w:left w:val="none" w:sz="0" w:space="0" w:color="000000"/>
              <w:bottom w:val="none" w:sz="0" w:space="0" w:color="000000"/>
              <w:right w:val="none" w:sz="0" w:space="0" w:color="000000"/>
            </w:tcBorders>
          </w:tcPr>
          <w:p w14:paraId="75960106" w14:textId="77777777" w:rsidR="002A64F7" w:rsidRDefault="002A64F7">
            <w:pPr>
              <w:spacing w:before="20" w:after="20" w:line="240" w:lineRule="auto"/>
              <w:jc w:val="center"/>
            </w:pPr>
          </w:p>
        </w:tc>
        <w:tc>
          <w:tcPr>
            <w:tcW w:w="1170" w:type="dxa"/>
            <w:tcBorders>
              <w:top w:val="none" w:sz="0" w:space="0" w:color="000000"/>
              <w:left w:val="none" w:sz="0" w:space="0" w:color="000000"/>
              <w:bottom w:val="none" w:sz="0" w:space="0" w:color="000000"/>
              <w:right w:val="none" w:sz="0" w:space="0" w:color="000000"/>
            </w:tcBorders>
          </w:tcPr>
          <w:p w14:paraId="16B22C15" w14:textId="77777777" w:rsidR="002A64F7" w:rsidRDefault="002A64F7">
            <w:pPr>
              <w:spacing w:before="20" w:after="20" w:line="240" w:lineRule="auto"/>
              <w:jc w:val="center"/>
            </w:pPr>
          </w:p>
        </w:tc>
        <w:tc>
          <w:tcPr>
            <w:tcW w:w="1170" w:type="dxa"/>
            <w:tcBorders>
              <w:top w:val="none" w:sz="0" w:space="0" w:color="000000"/>
              <w:left w:val="none" w:sz="0" w:space="0" w:color="000000"/>
              <w:bottom w:val="none" w:sz="0" w:space="0" w:color="000000"/>
              <w:right w:val="none" w:sz="0" w:space="0" w:color="000000"/>
            </w:tcBorders>
          </w:tcPr>
          <w:p w14:paraId="4C51E07E" w14:textId="77777777" w:rsidR="002A64F7" w:rsidRDefault="002A64F7">
            <w:pPr>
              <w:spacing w:before="20" w:after="20" w:line="240" w:lineRule="auto"/>
              <w:jc w:val="center"/>
            </w:pPr>
          </w:p>
        </w:tc>
        <w:tc>
          <w:tcPr>
            <w:tcW w:w="1170" w:type="dxa"/>
            <w:tcBorders>
              <w:top w:val="none" w:sz="0" w:space="0" w:color="000000"/>
              <w:left w:val="none" w:sz="0" w:space="0" w:color="000000"/>
              <w:bottom w:val="none" w:sz="0" w:space="0" w:color="000000"/>
              <w:right w:val="none" w:sz="0" w:space="0" w:color="000000"/>
            </w:tcBorders>
          </w:tcPr>
          <w:p w14:paraId="7C1E2AD2" w14:textId="77777777" w:rsidR="002A64F7" w:rsidRDefault="002A64F7">
            <w:pPr>
              <w:spacing w:before="20" w:after="20" w:line="240" w:lineRule="auto"/>
              <w:jc w:val="center"/>
            </w:pPr>
          </w:p>
        </w:tc>
        <w:tc>
          <w:tcPr>
            <w:tcW w:w="1170" w:type="dxa"/>
            <w:tcBorders>
              <w:top w:val="none" w:sz="0" w:space="0" w:color="000000"/>
              <w:left w:val="none" w:sz="0" w:space="0" w:color="000000"/>
              <w:bottom w:val="none" w:sz="0" w:space="0" w:color="000000"/>
              <w:right w:val="none" w:sz="0" w:space="0" w:color="000000"/>
            </w:tcBorders>
          </w:tcPr>
          <w:p w14:paraId="2C5DAD75" w14:textId="77777777" w:rsidR="002A64F7" w:rsidRDefault="002A64F7">
            <w:pPr>
              <w:spacing w:before="20" w:after="20" w:line="240" w:lineRule="auto"/>
              <w:jc w:val="center"/>
            </w:pPr>
          </w:p>
        </w:tc>
        <w:tc>
          <w:tcPr>
            <w:tcW w:w="1170" w:type="dxa"/>
            <w:tcBorders>
              <w:top w:val="none" w:sz="0" w:space="0" w:color="000000"/>
              <w:left w:val="none" w:sz="0" w:space="0" w:color="000000"/>
              <w:bottom w:val="none" w:sz="0" w:space="0" w:color="000000"/>
              <w:right w:val="none" w:sz="0" w:space="0" w:color="000000"/>
            </w:tcBorders>
          </w:tcPr>
          <w:p w14:paraId="20D41C06" w14:textId="77777777" w:rsidR="002A64F7" w:rsidRDefault="002A64F7">
            <w:pPr>
              <w:spacing w:before="20" w:after="20" w:line="240" w:lineRule="auto"/>
              <w:jc w:val="center"/>
            </w:pPr>
          </w:p>
        </w:tc>
        <w:tc>
          <w:tcPr>
            <w:tcW w:w="1170" w:type="dxa"/>
            <w:tcBorders>
              <w:top w:val="none" w:sz="0" w:space="0" w:color="000000"/>
              <w:left w:val="none" w:sz="0" w:space="0" w:color="000000"/>
              <w:bottom w:val="none" w:sz="0" w:space="0" w:color="000000"/>
              <w:right w:val="none" w:sz="0" w:space="0" w:color="000000"/>
            </w:tcBorders>
          </w:tcPr>
          <w:p w14:paraId="0443E6B4" w14:textId="77777777" w:rsidR="002A64F7" w:rsidRDefault="00000000">
            <w:pPr>
              <w:spacing w:before="20" w:after="20" w:line="240" w:lineRule="auto"/>
              <w:jc w:val="center"/>
            </w:pPr>
            <w:r>
              <w:rPr>
                <w:rFonts w:cs="Times New Roman"/>
                <w:sz w:val="20"/>
              </w:rPr>
              <w:t>F(15, 1728276) = 212.6***</w:t>
            </w:r>
          </w:p>
        </w:tc>
      </w:tr>
      <w:tr w:rsidR="002A64F7" w14:paraId="6756E89B" w14:textId="77777777">
        <w:tc>
          <w:tcPr>
            <w:tcW w:w="1170" w:type="dxa"/>
            <w:tcBorders>
              <w:top w:val="none" w:sz="0" w:space="0" w:color="000000"/>
              <w:left w:val="none" w:sz="0" w:space="0" w:color="000000"/>
              <w:bottom w:val="none" w:sz="0" w:space="0" w:color="000000"/>
              <w:right w:val="none" w:sz="0" w:space="0" w:color="000000"/>
            </w:tcBorders>
          </w:tcPr>
          <w:p w14:paraId="6F9C2F8F" w14:textId="77777777" w:rsidR="002A64F7" w:rsidRDefault="00000000">
            <w:pPr>
              <w:spacing w:before="20" w:after="20" w:line="240" w:lineRule="auto"/>
            </w:pPr>
            <w:r>
              <w:rPr>
                <w:rFonts w:cs="Times New Roman"/>
                <w:sz w:val="20"/>
              </w:rPr>
              <w:t xml:space="preserve">  White NH, n (%)</w:t>
            </w:r>
          </w:p>
        </w:tc>
        <w:tc>
          <w:tcPr>
            <w:tcW w:w="1170" w:type="dxa"/>
            <w:tcBorders>
              <w:top w:val="none" w:sz="0" w:space="0" w:color="000000"/>
              <w:left w:val="none" w:sz="0" w:space="0" w:color="000000"/>
              <w:bottom w:val="none" w:sz="0" w:space="0" w:color="000000"/>
              <w:right w:val="none" w:sz="0" w:space="0" w:color="000000"/>
            </w:tcBorders>
          </w:tcPr>
          <w:p w14:paraId="55D9814D" w14:textId="77777777" w:rsidR="002A64F7" w:rsidRDefault="00000000">
            <w:pPr>
              <w:spacing w:before="20" w:after="20" w:line="240" w:lineRule="auto"/>
              <w:jc w:val="center"/>
            </w:pPr>
            <w:r>
              <w:rPr>
                <w:rFonts w:cs="Times New Roman"/>
                <w:sz w:val="20"/>
              </w:rPr>
              <w:t>144,946 (62.6)</w:t>
            </w:r>
          </w:p>
        </w:tc>
        <w:tc>
          <w:tcPr>
            <w:tcW w:w="1170" w:type="dxa"/>
            <w:tcBorders>
              <w:top w:val="none" w:sz="0" w:space="0" w:color="000000"/>
              <w:left w:val="none" w:sz="0" w:space="0" w:color="000000"/>
              <w:bottom w:val="none" w:sz="0" w:space="0" w:color="000000"/>
              <w:right w:val="none" w:sz="0" w:space="0" w:color="000000"/>
            </w:tcBorders>
          </w:tcPr>
          <w:p w14:paraId="144246A9" w14:textId="77777777" w:rsidR="002A64F7" w:rsidRDefault="00000000">
            <w:pPr>
              <w:spacing w:before="20" w:after="20" w:line="240" w:lineRule="auto"/>
              <w:jc w:val="center"/>
            </w:pPr>
            <w:r>
              <w:rPr>
                <w:rFonts w:cs="Times New Roman"/>
                <w:sz w:val="20"/>
              </w:rPr>
              <w:t>6,416 (51.6)</w:t>
            </w:r>
          </w:p>
        </w:tc>
        <w:tc>
          <w:tcPr>
            <w:tcW w:w="1170" w:type="dxa"/>
            <w:tcBorders>
              <w:top w:val="none" w:sz="0" w:space="0" w:color="000000"/>
              <w:left w:val="none" w:sz="0" w:space="0" w:color="000000"/>
              <w:bottom w:val="none" w:sz="0" w:space="0" w:color="000000"/>
              <w:right w:val="none" w:sz="0" w:space="0" w:color="000000"/>
            </w:tcBorders>
          </w:tcPr>
          <w:p w14:paraId="4D9D7325" w14:textId="77777777" w:rsidR="002A64F7" w:rsidRDefault="00000000">
            <w:pPr>
              <w:spacing w:before="20" w:after="20" w:line="240" w:lineRule="auto"/>
              <w:jc w:val="center"/>
            </w:pPr>
            <w:r>
              <w:rPr>
                <w:rFonts w:cs="Times New Roman"/>
                <w:sz w:val="20"/>
              </w:rPr>
              <w:t>32,592 (55.2)</w:t>
            </w:r>
          </w:p>
        </w:tc>
        <w:tc>
          <w:tcPr>
            <w:tcW w:w="1170" w:type="dxa"/>
            <w:tcBorders>
              <w:top w:val="none" w:sz="0" w:space="0" w:color="000000"/>
              <w:left w:val="none" w:sz="0" w:space="0" w:color="000000"/>
              <w:bottom w:val="none" w:sz="0" w:space="0" w:color="000000"/>
              <w:right w:val="none" w:sz="0" w:space="0" w:color="000000"/>
            </w:tcBorders>
          </w:tcPr>
          <w:p w14:paraId="2C5743A9" w14:textId="77777777" w:rsidR="002A64F7" w:rsidRDefault="00000000">
            <w:pPr>
              <w:spacing w:before="20" w:after="20" w:line="240" w:lineRule="auto"/>
              <w:jc w:val="center"/>
            </w:pPr>
            <w:r>
              <w:rPr>
                <w:rFonts w:cs="Times New Roman"/>
                <w:sz w:val="20"/>
              </w:rPr>
              <w:t>32,739 (60.0)</w:t>
            </w:r>
          </w:p>
        </w:tc>
        <w:tc>
          <w:tcPr>
            <w:tcW w:w="1170" w:type="dxa"/>
            <w:tcBorders>
              <w:top w:val="none" w:sz="0" w:space="0" w:color="000000"/>
              <w:left w:val="none" w:sz="0" w:space="0" w:color="000000"/>
              <w:bottom w:val="none" w:sz="0" w:space="0" w:color="000000"/>
              <w:right w:val="none" w:sz="0" w:space="0" w:color="000000"/>
            </w:tcBorders>
          </w:tcPr>
          <w:p w14:paraId="2ACB6F7B" w14:textId="77777777" w:rsidR="002A64F7" w:rsidRDefault="00000000">
            <w:pPr>
              <w:spacing w:before="20" w:after="20" w:line="240" w:lineRule="auto"/>
              <w:jc w:val="center"/>
            </w:pPr>
            <w:r>
              <w:rPr>
                <w:rFonts w:cs="Times New Roman"/>
                <w:sz w:val="20"/>
              </w:rPr>
              <w:t>53,428 (71.3)</w:t>
            </w:r>
          </w:p>
        </w:tc>
        <w:tc>
          <w:tcPr>
            <w:tcW w:w="1170" w:type="dxa"/>
            <w:tcBorders>
              <w:top w:val="none" w:sz="0" w:space="0" w:color="000000"/>
              <w:left w:val="none" w:sz="0" w:space="0" w:color="000000"/>
              <w:bottom w:val="none" w:sz="0" w:space="0" w:color="000000"/>
              <w:right w:val="none" w:sz="0" w:space="0" w:color="000000"/>
            </w:tcBorders>
          </w:tcPr>
          <w:p w14:paraId="5980874A" w14:textId="77777777" w:rsidR="002A64F7" w:rsidRDefault="00000000">
            <w:pPr>
              <w:spacing w:before="20" w:after="20" w:line="240" w:lineRule="auto"/>
              <w:jc w:val="center"/>
            </w:pPr>
            <w:r>
              <w:rPr>
                <w:rFonts w:cs="Times New Roman"/>
                <w:sz w:val="20"/>
              </w:rPr>
              <w:t>19,771 (78.5)</w:t>
            </w:r>
          </w:p>
        </w:tc>
        <w:tc>
          <w:tcPr>
            <w:tcW w:w="1170" w:type="dxa"/>
            <w:tcBorders>
              <w:top w:val="none" w:sz="0" w:space="0" w:color="000000"/>
              <w:left w:val="none" w:sz="0" w:space="0" w:color="000000"/>
              <w:bottom w:val="none" w:sz="0" w:space="0" w:color="000000"/>
              <w:right w:val="none" w:sz="0" w:space="0" w:color="000000"/>
            </w:tcBorders>
          </w:tcPr>
          <w:p w14:paraId="32D31845" w14:textId="77777777" w:rsidR="002A64F7" w:rsidRDefault="002A64F7">
            <w:pPr>
              <w:spacing w:before="20" w:after="20" w:line="240" w:lineRule="auto"/>
              <w:jc w:val="center"/>
            </w:pPr>
          </w:p>
        </w:tc>
      </w:tr>
      <w:tr w:rsidR="002A64F7" w14:paraId="74A705F1" w14:textId="77777777">
        <w:tc>
          <w:tcPr>
            <w:tcW w:w="1170" w:type="dxa"/>
            <w:tcBorders>
              <w:top w:val="none" w:sz="0" w:space="0" w:color="000000"/>
              <w:left w:val="none" w:sz="0" w:space="0" w:color="000000"/>
              <w:bottom w:val="none" w:sz="0" w:space="0" w:color="000000"/>
              <w:right w:val="none" w:sz="0" w:space="0" w:color="000000"/>
            </w:tcBorders>
          </w:tcPr>
          <w:p w14:paraId="0C265E79" w14:textId="77777777" w:rsidR="002A64F7" w:rsidRDefault="00000000">
            <w:pPr>
              <w:spacing w:before="20" w:after="20" w:line="240" w:lineRule="auto"/>
            </w:pPr>
            <w:r>
              <w:rPr>
                <w:rFonts w:cs="Times New Roman"/>
                <w:sz w:val="20"/>
              </w:rPr>
              <w:t xml:space="preserve">  Black NH, n (%)</w:t>
            </w:r>
          </w:p>
        </w:tc>
        <w:tc>
          <w:tcPr>
            <w:tcW w:w="1170" w:type="dxa"/>
            <w:tcBorders>
              <w:top w:val="none" w:sz="0" w:space="0" w:color="000000"/>
              <w:left w:val="none" w:sz="0" w:space="0" w:color="000000"/>
              <w:bottom w:val="none" w:sz="0" w:space="0" w:color="000000"/>
              <w:right w:val="none" w:sz="0" w:space="0" w:color="000000"/>
            </w:tcBorders>
          </w:tcPr>
          <w:p w14:paraId="37030B78" w14:textId="77777777" w:rsidR="002A64F7" w:rsidRDefault="00000000">
            <w:pPr>
              <w:spacing w:before="20" w:after="20" w:line="240" w:lineRule="auto"/>
              <w:jc w:val="center"/>
            </w:pPr>
            <w:r>
              <w:rPr>
                <w:rFonts w:cs="Times New Roman"/>
                <w:sz w:val="20"/>
              </w:rPr>
              <w:t>18,583 (11.8)</w:t>
            </w:r>
          </w:p>
        </w:tc>
        <w:tc>
          <w:tcPr>
            <w:tcW w:w="1170" w:type="dxa"/>
            <w:tcBorders>
              <w:top w:val="none" w:sz="0" w:space="0" w:color="000000"/>
              <w:left w:val="none" w:sz="0" w:space="0" w:color="000000"/>
              <w:bottom w:val="none" w:sz="0" w:space="0" w:color="000000"/>
              <w:right w:val="none" w:sz="0" w:space="0" w:color="000000"/>
            </w:tcBorders>
          </w:tcPr>
          <w:p w14:paraId="0ADBC753" w14:textId="77777777" w:rsidR="002A64F7" w:rsidRDefault="00000000">
            <w:pPr>
              <w:spacing w:before="20" w:after="20" w:line="240" w:lineRule="auto"/>
              <w:jc w:val="center"/>
            </w:pPr>
            <w:r>
              <w:rPr>
                <w:rFonts w:cs="Times New Roman"/>
                <w:sz w:val="20"/>
              </w:rPr>
              <w:t>1,212 (13.6)</w:t>
            </w:r>
          </w:p>
        </w:tc>
        <w:tc>
          <w:tcPr>
            <w:tcW w:w="1170" w:type="dxa"/>
            <w:tcBorders>
              <w:top w:val="none" w:sz="0" w:space="0" w:color="000000"/>
              <w:left w:val="none" w:sz="0" w:space="0" w:color="000000"/>
              <w:bottom w:val="none" w:sz="0" w:space="0" w:color="000000"/>
              <w:right w:val="none" w:sz="0" w:space="0" w:color="000000"/>
            </w:tcBorders>
          </w:tcPr>
          <w:p w14:paraId="2C7A6EA1" w14:textId="77777777" w:rsidR="002A64F7" w:rsidRDefault="00000000">
            <w:pPr>
              <w:spacing w:before="20" w:after="20" w:line="240" w:lineRule="auto"/>
              <w:jc w:val="center"/>
            </w:pPr>
            <w:r>
              <w:rPr>
                <w:rFonts w:cs="Times New Roman"/>
                <w:sz w:val="20"/>
              </w:rPr>
              <w:t>4,791 (13.3)</w:t>
            </w:r>
          </w:p>
        </w:tc>
        <w:tc>
          <w:tcPr>
            <w:tcW w:w="1170" w:type="dxa"/>
            <w:tcBorders>
              <w:top w:val="none" w:sz="0" w:space="0" w:color="000000"/>
              <w:left w:val="none" w:sz="0" w:space="0" w:color="000000"/>
              <w:bottom w:val="none" w:sz="0" w:space="0" w:color="000000"/>
              <w:right w:val="none" w:sz="0" w:space="0" w:color="000000"/>
            </w:tcBorders>
          </w:tcPr>
          <w:p w14:paraId="6FF2E828" w14:textId="77777777" w:rsidR="002A64F7" w:rsidRDefault="00000000">
            <w:pPr>
              <w:spacing w:before="20" w:after="20" w:line="240" w:lineRule="auto"/>
              <w:jc w:val="center"/>
            </w:pPr>
            <w:r>
              <w:rPr>
                <w:rFonts w:cs="Times New Roman"/>
                <w:sz w:val="20"/>
              </w:rPr>
              <w:t>4,685 (11.9)</w:t>
            </w:r>
          </w:p>
        </w:tc>
        <w:tc>
          <w:tcPr>
            <w:tcW w:w="1170" w:type="dxa"/>
            <w:tcBorders>
              <w:top w:val="none" w:sz="0" w:space="0" w:color="000000"/>
              <w:left w:val="none" w:sz="0" w:space="0" w:color="000000"/>
              <w:bottom w:val="none" w:sz="0" w:space="0" w:color="000000"/>
              <w:right w:val="none" w:sz="0" w:space="0" w:color="000000"/>
            </w:tcBorders>
          </w:tcPr>
          <w:p w14:paraId="54C14648" w14:textId="77777777" w:rsidR="002A64F7" w:rsidRDefault="00000000">
            <w:pPr>
              <w:spacing w:before="20" w:after="20" w:line="240" w:lineRule="auto"/>
              <w:jc w:val="center"/>
            </w:pPr>
            <w:r>
              <w:rPr>
                <w:rFonts w:cs="Times New Roman"/>
                <w:sz w:val="20"/>
              </w:rPr>
              <w:t>6,208 (10.8)</w:t>
            </w:r>
          </w:p>
        </w:tc>
        <w:tc>
          <w:tcPr>
            <w:tcW w:w="1170" w:type="dxa"/>
            <w:tcBorders>
              <w:top w:val="none" w:sz="0" w:space="0" w:color="000000"/>
              <w:left w:val="none" w:sz="0" w:space="0" w:color="000000"/>
              <w:bottom w:val="none" w:sz="0" w:space="0" w:color="000000"/>
              <w:right w:val="none" w:sz="0" w:space="0" w:color="000000"/>
            </w:tcBorders>
          </w:tcPr>
          <w:p w14:paraId="15B22CD3" w14:textId="77777777" w:rsidR="002A64F7" w:rsidRDefault="00000000">
            <w:pPr>
              <w:spacing w:before="20" w:after="20" w:line="240" w:lineRule="auto"/>
              <w:jc w:val="center"/>
            </w:pPr>
            <w:r>
              <w:rPr>
                <w:rFonts w:cs="Times New Roman"/>
                <w:sz w:val="20"/>
              </w:rPr>
              <w:t>1,687 (8.0)</w:t>
            </w:r>
          </w:p>
        </w:tc>
        <w:tc>
          <w:tcPr>
            <w:tcW w:w="1170" w:type="dxa"/>
            <w:tcBorders>
              <w:top w:val="none" w:sz="0" w:space="0" w:color="000000"/>
              <w:left w:val="none" w:sz="0" w:space="0" w:color="000000"/>
              <w:bottom w:val="none" w:sz="0" w:space="0" w:color="000000"/>
              <w:right w:val="none" w:sz="0" w:space="0" w:color="000000"/>
            </w:tcBorders>
          </w:tcPr>
          <w:p w14:paraId="6F6E4702" w14:textId="77777777" w:rsidR="002A64F7" w:rsidRDefault="002A64F7">
            <w:pPr>
              <w:spacing w:before="20" w:after="20" w:line="240" w:lineRule="auto"/>
              <w:jc w:val="center"/>
            </w:pPr>
          </w:p>
        </w:tc>
      </w:tr>
      <w:tr w:rsidR="002A64F7" w14:paraId="05479E8E" w14:textId="77777777">
        <w:tc>
          <w:tcPr>
            <w:tcW w:w="1170" w:type="dxa"/>
            <w:tcBorders>
              <w:top w:val="none" w:sz="0" w:space="0" w:color="000000"/>
              <w:left w:val="none" w:sz="0" w:space="0" w:color="000000"/>
              <w:bottom w:val="none" w:sz="0" w:space="0" w:color="000000"/>
              <w:right w:val="none" w:sz="0" w:space="0" w:color="000000"/>
            </w:tcBorders>
          </w:tcPr>
          <w:p w14:paraId="469BF63F" w14:textId="77777777" w:rsidR="002A64F7" w:rsidRDefault="00000000">
            <w:pPr>
              <w:spacing w:before="20" w:after="20" w:line="240" w:lineRule="auto"/>
            </w:pPr>
            <w:r>
              <w:rPr>
                <w:rFonts w:cs="Times New Roman"/>
                <w:sz w:val="20"/>
              </w:rPr>
              <w:t xml:space="preserve">  Hispanic, n (%)</w:t>
            </w:r>
          </w:p>
        </w:tc>
        <w:tc>
          <w:tcPr>
            <w:tcW w:w="1170" w:type="dxa"/>
            <w:tcBorders>
              <w:top w:val="none" w:sz="0" w:space="0" w:color="000000"/>
              <w:left w:val="none" w:sz="0" w:space="0" w:color="000000"/>
              <w:bottom w:val="none" w:sz="0" w:space="0" w:color="000000"/>
              <w:right w:val="none" w:sz="0" w:space="0" w:color="000000"/>
            </w:tcBorders>
          </w:tcPr>
          <w:p w14:paraId="6842A6ED" w14:textId="77777777" w:rsidR="002A64F7" w:rsidRDefault="00000000">
            <w:pPr>
              <w:spacing w:before="20" w:after="20" w:line="240" w:lineRule="auto"/>
              <w:jc w:val="center"/>
            </w:pPr>
            <w:r>
              <w:rPr>
                <w:rFonts w:cs="Times New Roman"/>
                <w:sz w:val="20"/>
              </w:rPr>
              <w:t>22,817 (16.8)</w:t>
            </w:r>
          </w:p>
        </w:tc>
        <w:tc>
          <w:tcPr>
            <w:tcW w:w="1170" w:type="dxa"/>
            <w:tcBorders>
              <w:top w:val="none" w:sz="0" w:space="0" w:color="000000"/>
              <w:left w:val="none" w:sz="0" w:space="0" w:color="000000"/>
              <w:bottom w:val="none" w:sz="0" w:space="0" w:color="000000"/>
              <w:right w:val="none" w:sz="0" w:space="0" w:color="000000"/>
            </w:tcBorders>
          </w:tcPr>
          <w:p w14:paraId="600ABC58" w14:textId="77777777" w:rsidR="002A64F7" w:rsidRDefault="00000000">
            <w:pPr>
              <w:spacing w:before="20" w:after="20" w:line="240" w:lineRule="auto"/>
              <w:jc w:val="center"/>
            </w:pPr>
            <w:r>
              <w:rPr>
                <w:rFonts w:cs="Times New Roman"/>
                <w:sz w:val="20"/>
              </w:rPr>
              <w:t>2,315 (24.2)</w:t>
            </w:r>
          </w:p>
        </w:tc>
        <w:tc>
          <w:tcPr>
            <w:tcW w:w="1170" w:type="dxa"/>
            <w:tcBorders>
              <w:top w:val="none" w:sz="0" w:space="0" w:color="000000"/>
              <w:left w:val="none" w:sz="0" w:space="0" w:color="000000"/>
              <w:bottom w:val="none" w:sz="0" w:space="0" w:color="000000"/>
              <w:right w:val="none" w:sz="0" w:space="0" w:color="000000"/>
            </w:tcBorders>
          </w:tcPr>
          <w:p w14:paraId="16E86B8A" w14:textId="77777777" w:rsidR="002A64F7" w:rsidRDefault="00000000">
            <w:pPr>
              <w:spacing w:before="20" w:after="20" w:line="240" w:lineRule="auto"/>
              <w:jc w:val="center"/>
            </w:pPr>
            <w:r>
              <w:rPr>
                <w:rFonts w:cs="Times New Roman"/>
                <w:sz w:val="20"/>
              </w:rPr>
              <w:t>7,964 (21.0)</w:t>
            </w:r>
          </w:p>
        </w:tc>
        <w:tc>
          <w:tcPr>
            <w:tcW w:w="1170" w:type="dxa"/>
            <w:tcBorders>
              <w:top w:val="none" w:sz="0" w:space="0" w:color="000000"/>
              <w:left w:val="none" w:sz="0" w:space="0" w:color="000000"/>
              <w:bottom w:val="none" w:sz="0" w:space="0" w:color="000000"/>
              <w:right w:val="none" w:sz="0" w:space="0" w:color="000000"/>
            </w:tcBorders>
          </w:tcPr>
          <w:p w14:paraId="6D72525D" w14:textId="77777777" w:rsidR="002A64F7" w:rsidRDefault="00000000">
            <w:pPr>
              <w:spacing w:before="20" w:after="20" w:line="240" w:lineRule="auto"/>
              <w:jc w:val="center"/>
            </w:pPr>
            <w:r>
              <w:rPr>
                <w:rFonts w:cs="Times New Roman"/>
                <w:sz w:val="20"/>
              </w:rPr>
              <w:t>6,586 (18.9)</w:t>
            </w:r>
          </w:p>
        </w:tc>
        <w:tc>
          <w:tcPr>
            <w:tcW w:w="1170" w:type="dxa"/>
            <w:tcBorders>
              <w:top w:val="none" w:sz="0" w:space="0" w:color="000000"/>
              <w:left w:val="none" w:sz="0" w:space="0" w:color="000000"/>
              <w:bottom w:val="none" w:sz="0" w:space="0" w:color="000000"/>
              <w:right w:val="none" w:sz="0" w:space="0" w:color="000000"/>
            </w:tcBorders>
          </w:tcPr>
          <w:p w14:paraId="55CEB3B1" w14:textId="77777777" w:rsidR="002A64F7" w:rsidRDefault="00000000">
            <w:pPr>
              <w:spacing w:before="20" w:after="20" w:line="240" w:lineRule="auto"/>
              <w:jc w:val="center"/>
            </w:pPr>
            <w:r>
              <w:rPr>
                <w:rFonts w:cs="Times New Roman"/>
                <w:sz w:val="20"/>
              </w:rPr>
              <w:t>4,757 (11.0)</w:t>
            </w:r>
          </w:p>
        </w:tc>
        <w:tc>
          <w:tcPr>
            <w:tcW w:w="1170" w:type="dxa"/>
            <w:tcBorders>
              <w:top w:val="none" w:sz="0" w:space="0" w:color="000000"/>
              <w:left w:val="none" w:sz="0" w:space="0" w:color="000000"/>
              <w:bottom w:val="none" w:sz="0" w:space="0" w:color="000000"/>
              <w:right w:val="none" w:sz="0" w:space="0" w:color="000000"/>
            </w:tcBorders>
          </w:tcPr>
          <w:p w14:paraId="75D07B84" w14:textId="77777777" w:rsidR="002A64F7" w:rsidRDefault="00000000">
            <w:pPr>
              <w:spacing w:before="20" w:after="20" w:line="240" w:lineRule="auto"/>
              <w:jc w:val="center"/>
            </w:pPr>
            <w:r>
              <w:rPr>
                <w:rFonts w:cs="Times New Roman"/>
                <w:sz w:val="20"/>
              </w:rPr>
              <w:t>1,195 (8.1)</w:t>
            </w:r>
          </w:p>
        </w:tc>
        <w:tc>
          <w:tcPr>
            <w:tcW w:w="1170" w:type="dxa"/>
            <w:tcBorders>
              <w:top w:val="none" w:sz="0" w:space="0" w:color="000000"/>
              <w:left w:val="none" w:sz="0" w:space="0" w:color="000000"/>
              <w:bottom w:val="none" w:sz="0" w:space="0" w:color="000000"/>
              <w:right w:val="none" w:sz="0" w:space="0" w:color="000000"/>
            </w:tcBorders>
          </w:tcPr>
          <w:p w14:paraId="5A1F7E92" w14:textId="77777777" w:rsidR="002A64F7" w:rsidRDefault="002A64F7">
            <w:pPr>
              <w:spacing w:before="20" w:after="20" w:line="240" w:lineRule="auto"/>
              <w:jc w:val="center"/>
            </w:pPr>
          </w:p>
        </w:tc>
      </w:tr>
      <w:tr w:rsidR="002A64F7" w14:paraId="684270A3" w14:textId="77777777">
        <w:tc>
          <w:tcPr>
            <w:tcW w:w="1170" w:type="dxa"/>
            <w:tcBorders>
              <w:top w:val="none" w:sz="0" w:space="0" w:color="000000"/>
              <w:left w:val="none" w:sz="0" w:space="0" w:color="000000"/>
              <w:bottom w:val="none" w:sz="0" w:space="0" w:color="000000"/>
              <w:right w:val="none" w:sz="0" w:space="0" w:color="000000"/>
            </w:tcBorders>
          </w:tcPr>
          <w:p w14:paraId="279A5633" w14:textId="77777777" w:rsidR="002A64F7" w:rsidRDefault="00000000">
            <w:pPr>
              <w:spacing w:before="20" w:after="20" w:line="240" w:lineRule="auto"/>
            </w:pPr>
            <w:r>
              <w:rPr>
                <w:rFonts w:cs="Times New Roman"/>
                <w:sz w:val="20"/>
              </w:rPr>
              <w:t xml:space="preserve">  Asian NH, n (%)</w:t>
            </w:r>
          </w:p>
        </w:tc>
        <w:tc>
          <w:tcPr>
            <w:tcW w:w="1170" w:type="dxa"/>
            <w:tcBorders>
              <w:top w:val="none" w:sz="0" w:space="0" w:color="000000"/>
              <w:left w:val="none" w:sz="0" w:space="0" w:color="000000"/>
              <w:bottom w:val="none" w:sz="0" w:space="0" w:color="000000"/>
              <w:right w:val="none" w:sz="0" w:space="0" w:color="000000"/>
            </w:tcBorders>
          </w:tcPr>
          <w:p w14:paraId="66E9A73C" w14:textId="77777777" w:rsidR="002A64F7" w:rsidRDefault="00000000">
            <w:pPr>
              <w:spacing w:before="20" w:after="20" w:line="240" w:lineRule="auto"/>
              <w:jc w:val="center"/>
            </w:pPr>
            <w:r>
              <w:rPr>
                <w:rFonts w:cs="Times New Roman"/>
                <w:sz w:val="20"/>
              </w:rPr>
              <w:t>9,619 (6.2)</w:t>
            </w:r>
          </w:p>
        </w:tc>
        <w:tc>
          <w:tcPr>
            <w:tcW w:w="1170" w:type="dxa"/>
            <w:tcBorders>
              <w:top w:val="none" w:sz="0" w:space="0" w:color="000000"/>
              <w:left w:val="none" w:sz="0" w:space="0" w:color="000000"/>
              <w:bottom w:val="none" w:sz="0" w:space="0" w:color="000000"/>
              <w:right w:val="none" w:sz="0" w:space="0" w:color="000000"/>
            </w:tcBorders>
          </w:tcPr>
          <w:p w14:paraId="2CC1984B" w14:textId="77777777" w:rsidR="002A64F7" w:rsidRDefault="00000000">
            <w:pPr>
              <w:spacing w:before="20" w:after="20" w:line="240" w:lineRule="auto"/>
              <w:jc w:val="center"/>
            </w:pPr>
            <w:r>
              <w:rPr>
                <w:rFonts w:cs="Times New Roman"/>
                <w:sz w:val="20"/>
              </w:rPr>
              <w:t>601 (6.2)</w:t>
            </w:r>
          </w:p>
        </w:tc>
        <w:tc>
          <w:tcPr>
            <w:tcW w:w="1170" w:type="dxa"/>
            <w:tcBorders>
              <w:top w:val="none" w:sz="0" w:space="0" w:color="000000"/>
              <w:left w:val="none" w:sz="0" w:space="0" w:color="000000"/>
              <w:bottom w:val="none" w:sz="0" w:space="0" w:color="000000"/>
              <w:right w:val="none" w:sz="0" w:space="0" w:color="000000"/>
            </w:tcBorders>
          </w:tcPr>
          <w:p w14:paraId="19FC3384" w14:textId="77777777" w:rsidR="002A64F7" w:rsidRDefault="00000000">
            <w:pPr>
              <w:spacing w:before="20" w:after="20" w:line="240" w:lineRule="auto"/>
              <w:jc w:val="center"/>
            </w:pPr>
            <w:r>
              <w:rPr>
                <w:rFonts w:cs="Times New Roman"/>
                <w:sz w:val="20"/>
              </w:rPr>
              <w:t>3,286 (7.2)</w:t>
            </w:r>
          </w:p>
        </w:tc>
        <w:tc>
          <w:tcPr>
            <w:tcW w:w="1170" w:type="dxa"/>
            <w:tcBorders>
              <w:top w:val="none" w:sz="0" w:space="0" w:color="000000"/>
              <w:left w:val="none" w:sz="0" w:space="0" w:color="000000"/>
              <w:bottom w:val="none" w:sz="0" w:space="0" w:color="000000"/>
              <w:right w:val="none" w:sz="0" w:space="0" w:color="000000"/>
            </w:tcBorders>
          </w:tcPr>
          <w:p w14:paraId="7B510041" w14:textId="77777777" w:rsidR="002A64F7" w:rsidRDefault="00000000">
            <w:pPr>
              <w:spacing w:before="20" w:after="20" w:line="240" w:lineRule="auto"/>
              <w:jc w:val="center"/>
            </w:pPr>
            <w:r>
              <w:rPr>
                <w:rFonts w:cs="Times New Roman"/>
                <w:sz w:val="20"/>
              </w:rPr>
              <w:t>2,697 (6.9)</w:t>
            </w:r>
          </w:p>
        </w:tc>
        <w:tc>
          <w:tcPr>
            <w:tcW w:w="1170" w:type="dxa"/>
            <w:tcBorders>
              <w:top w:val="none" w:sz="0" w:space="0" w:color="000000"/>
              <w:left w:val="none" w:sz="0" w:space="0" w:color="000000"/>
              <w:bottom w:val="none" w:sz="0" w:space="0" w:color="000000"/>
              <w:right w:val="none" w:sz="0" w:space="0" w:color="000000"/>
            </w:tcBorders>
          </w:tcPr>
          <w:p w14:paraId="6D83AB61" w14:textId="77777777" w:rsidR="002A64F7" w:rsidRDefault="00000000">
            <w:pPr>
              <w:spacing w:before="20" w:after="20" w:line="240" w:lineRule="auto"/>
              <w:jc w:val="center"/>
            </w:pPr>
            <w:r>
              <w:rPr>
                <w:rFonts w:cs="Times New Roman"/>
                <w:sz w:val="20"/>
              </w:rPr>
              <w:t>2,343 (5.0)</w:t>
            </w:r>
          </w:p>
        </w:tc>
        <w:tc>
          <w:tcPr>
            <w:tcW w:w="1170" w:type="dxa"/>
            <w:tcBorders>
              <w:top w:val="none" w:sz="0" w:space="0" w:color="000000"/>
              <w:left w:val="none" w:sz="0" w:space="0" w:color="000000"/>
              <w:bottom w:val="none" w:sz="0" w:space="0" w:color="000000"/>
              <w:right w:val="none" w:sz="0" w:space="0" w:color="000000"/>
            </w:tcBorders>
          </w:tcPr>
          <w:p w14:paraId="6F52AC7C" w14:textId="77777777" w:rsidR="002A64F7" w:rsidRDefault="00000000">
            <w:pPr>
              <w:spacing w:before="20" w:after="20" w:line="240" w:lineRule="auto"/>
              <w:jc w:val="center"/>
            </w:pPr>
            <w:r>
              <w:rPr>
                <w:rFonts w:cs="Times New Roman"/>
                <w:sz w:val="20"/>
              </w:rPr>
              <w:t>692 (4.1)</w:t>
            </w:r>
          </w:p>
        </w:tc>
        <w:tc>
          <w:tcPr>
            <w:tcW w:w="1170" w:type="dxa"/>
            <w:tcBorders>
              <w:top w:val="none" w:sz="0" w:space="0" w:color="000000"/>
              <w:left w:val="none" w:sz="0" w:space="0" w:color="000000"/>
              <w:bottom w:val="none" w:sz="0" w:space="0" w:color="000000"/>
              <w:right w:val="none" w:sz="0" w:space="0" w:color="000000"/>
            </w:tcBorders>
          </w:tcPr>
          <w:p w14:paraId="51B001D0" w14:textId="77777777" w:rsidR="002A64F7" w:rsidRDefault="002A64F7">
            <w:pPr>
              <w:spacing w:before="20" w:after="20" w:line="240" w:lineRule="auto"/>
              <w:jc w:val="center"/>
            </w:pPr>
          </w:p>
        </w:tc>
      </w:tr>
      <w:tr w:rsidR="002A64F7" w14:paraId="2590D11D" w14:textId="77777777">
        <w:tc>
          <w:tcPr>
            <w:tcW w:w="1170" w:type="dxa"/>
            <w:tcBorders>
              <w:top w:val="none" w:sz="0" w:space="0" w:color="000000"/>
              <w:left w:val="none" w:sz="0" w:space="0" w:color="000000"/>
              <w:bottom w:val="none" w:sz="0" w:space="0" w:color="000000"/>
              <w:right w:val="none" w:sz="0" w:space="0" w:color="000000"/>
            </w:tcBorders>
          </w:tcPr>
          <w:p w14:paraId="57E80284" w14:textId="77777777" w:rsidR="002A64F7" w:rsidRDefault="00000000">
            <w:pPr>
              <w:spacing w:before="20" w:after="20" w:line="240" w:lineRule="auto"/>
            </w:pPr>
            <w:r>
              <w:rPr>
                <w:rFonts w:cs="Times New Roman"/>
                <w:sz w:val="20"/>
              </w:rPr>
              <w:t xml:space="preserve">  Other, n (%)</w:t>
            </w:r>
          </w:p>
        </w:tc>
        <w:tc>
          <w:tcPr>
            <w:tcW w:w="1170" w:type="dxa"/>
            <w:tcBorders>
              <w:top w:val="none" w:sz="0" w:space="0" w:color="000000"/>
              <w:left w:val="none" w:sz="0" w:space="0" w:color="000000"/>
              <w:bottom w:val="none" w:sz="0" w:space="0" w:color="000000"/>
              <w:right w:val="none" w:sz="0" w:space="0" w:color="000000"/>
            </w:tcBorders>
          </w:tcPr>
          <w:p w14:paraId="7AB571F8" w14:textId="77777777" w:rsidR="002A64F7" w:rsidRDefault="00000000">
            <w:pPr>
              <w:spacing w:before="20" w:after="20" w:line="240" w:lineRule="auto"/>
              <w:jc w:val="center"/>
            </w:pPr>
            <w:r>
              <w:rPr>
                <w:rFonts w:cs="Times New Roman"/>
                <w:sz w:val="20"/>
              </w:rPr>
              <w:t>5,203 (2.6)</w:t>
            </w:r>
          </w:p>
        </w:tc>
        <w:tc>
          <w:tcPr>
            <w:tcW w:w="1170" w:type="dxa"/>
            <w:tcBorders>
              <w:top w:val="none" w:sz="0" w:space="0" w:color="000000"/>
              <w:left w:val="none" w:sz="0" w:space="0" w:color="000000"/>
              <w:bottom w:val="none" w:sz="0" w:space="0" w:color="000000"/>
              <w:right w:val="none" w:sz="0" w:space="0" w:color="000000"/>
            </w:tcBorders>
          </w:tcPr>
          <w:p w14:paraId="1DE22624" w14:textId="77777777" w:rsidR="002A64F7" w:rsidRDefault="00000000">
            <w:pPr>
              <w:spacing w:before="20" w:after="20" w:line="240" w:lineRule="auto"/>
              <w:jc w:val="center"/>
            </w:pPr>
            <w:r>
              <w:rPr>
                <w:rFonts w:cs="Times New Roman"/>
                <w:sz w:val="20"/>
              </w:rPr>
              <w:t>494 (4.4)</w:t>
            </w:r>
          </w:p>
        </w:tc>
        <w:tc>
          <w:tcPr>
            <w:tcW w:w="1170" w:type="dxa"/>
            <w:tcBorders>
              <w:top w:val="none" w:sz="0" w:space="0" w:color="000000"/>
              <w:left w:val="none" w:sz="0" w:space="0" w:color="000000"/>
              <w:bottom w:val="none" w:sz="0" w:space="0" w:color="000000"/>
              <w:right w:val="none" w:sz="0" w:space="0" w:color="000000"/>
            </w:tcBorders>
          </w:tcPr>
          <w:p w14:paraId="07DDEE0D" w14:textId="77777777" w:rsidR="002A64F7" w:rsidRDefault="00000000">
            <w:pPr>
              <w:spacing w:before="20" w:after="20" w:line="240" w:lineRule="auto"/>
              <w:jc w:val="center"/>
            </w:pPr>
            <w:r>
              <w:rPr>
                <w:rFonts w:cs="Times New Roman"/>
                <w:sz w:val="20"/>
              </w:rPr>
              <w:t>1,692 (3.3)</w:t>
            </w:r>
          </w:p>
        </w:tc>
        <w:tc>
          <w:tcPr>
            <w:tcW w:w="1170" w:type="dxa"/>
            <w:tcBorders>
              <w:top w:val="none" w:sz="0" w:space="0" w:color="000000"/>
              <w:left w:val="none" w:sz="0" w:space="0" w:color="000000"/>
              <w:bottom w:val="none" w:sz="0" w:space="0" w:color="000000"/>
              <w:right w:val="none" w:sz="0" w:space="0" w:color="000000"/>
            </w:tcBorders>
          </w:tcPr>
          <w:p w14:paraId="68021A53" w14:textId="77777777" w:rsidR="002A64F7" w:rsidRDefault="00000000">
            <w:pPr>
              <w:spacing w:before="20" w:after="20" w:line="240" w:lineRule="auto"/>
              <w:jc w:val="center"/>
            </w:pPr>
            <w:r>
              <w:rPr>
                <w:rFonts w:cs="Times New Roman"/>
                <w:sz w:val="20"/>
              </w:rPr>
              <w:t>1,335 (2.3)</w:t>
            </w:r>
          </w:p>
        </w:tc>
        <w:tc>
          <w:tcPr>
            <w:tcW w:w="1170" w:type="dxa"/>
            <w:tcBorders>
              <w:top w:val="none" w:sz="0" w:space="0" w:color="000000"/>
              <w:left w:val="none" w:sz="0" w:space="0" w:color="000000"/>
              <w:bottom w:val="none" w:sz="0" w:space="0" w:color="000000"/>
              <w:right w:val="none" w:sz="0" w:space="0" w:color="000000"/>
            </w:tcBorders>
          </w:tcPr>
          <w:p w14:paraId="33B8C56F" w14:textId="77777777" w:rsidR="002A64F7" w:rsidRDefault="00000000">
            <w:pPr>
              <w:spacing w:before="20" w:after="20" w:line="240" w:lineRule="auto"/>
              <w:jc w:val="center"/>
            </w:pPr>
            <w:r>
              <w:rPr>
                <w:rFonts w:cs="Times New Roman"/>
                <w:sz w:val="20"/>
              </w:rPr>
              <w:t>1,329 (1.8)</w:t>
            </w:r>
          </w:p>
        </w:tc>
        <w:tc>
          <w:tcPr>
            <w:tcW w:w="1170" w:type="dxa"/>
            <w:tcBorders>
              <w:top w:val="none" w:sz="0" w:space="0" w:color="000000"/>
              <w:left w:val="none" w:sz="0" w:space="0" w:color="000000"/>
              <w:bottom w:val="none" w:sz="0" w:space="0" w:color="000000"/>
              <w:right w:val="none" w:sz="0" w:space="0" w:color="000000"/>
            </w:tcBorders>
          </w:tcPr>
          <w:p w14:paraId="527B00A6" w14:textId="77777777" w:rsidR="002A64F7" w:rsidRDefault="00000000">
            <w:pPr>
              <w:spacing w:before="20" w:after="20" w:line="240" w:lineRule="auto"/>
              <w:jc w:val="center"/>
            </w:pPr>
            <w:r>
              <w:rPr>
                <w:rFonts w:cs="Times New Roman"/>
                <w:sz w:val="20"/>
              </w:rPr>
              <w:t>353 (1.3)</w:t>
            </w:r>
          </w:p>
        </w:tc>
        <w:tc>
          <w:tcPr>
            <w:tcW w:w="1170" w:type="dxa"/>
            <w:tcBorders>
              <w:top w:val="none" w:sz="0" w:space="0" w:color="000000"/>
              <w:left w:val="none" w:sz="0" w:space="0" w:color="000000"/>
              <w:bottom w:val="none" w:sz="0" w:space="0" w:color="000000"/>
              <w:right w:val="none" w:sz="0" w:space="0" w:color="000000"/>
            </w:tcBorders>
          </w:tcPr>
          <w:p w14:paraId="53D4CB87" w14:textId="77777777" w:rsidR="002A64F7" w:rsidRDefault="002A64F7">
            <w:pPr>
              <w:spacing w:before="20" w:after="20" w:line="240" w:lineRule="auto"/>
              <w:jc w:val="center"/>
            </w:pPr>
          </w:p>
        </w:tc>
      </w:tr>
      <w:tr w:rsidR="002A64F7" w14:paraId="14E3EEF6" w14:textId="77777777">
        <w:tc>
          <w:tcPr>
            <w:tcW w:w="1170" w:type="dxa"/>
            <w:tcBorders>
              <w:top w:val="none" w:sz="0" w:space="0" w:color="000000"/>
              <w:left w:val="none" w:sz="0" w:space="0" w:color="000000"/>
              <w:bottom w:val="none" w:sz="0" w:space="0" w:color="000000"/>
              <w:right w:val="none" w:sz="0" w:space="0" w:color="000000"/>
            </w:tcBorders>
          </w:tcPr>
          <w:p w14:paraId="3FB2FB8F" w14:textId="77777777" w:rsidR="002A64F7" w:rsidRDefault="00000000">
            <w:pPr>
              <w:spacing w:before="20" w:after="20" w:line="240" w:lineRule="auto"/>
            </w:pPr>
            <w:r>
              <w:rPr>
                <w:rFonts w:cs="Times New Roman"/>
                <w:sz w:val="20"/>
              </w:rPr>
              <w:t>Education BA+, n (%)</w:t>
            </w:r>
          </w:p>
        </w:tc>
        <w:tc>
          <w:tcPr>
            <w:tcW w:w="1170" w:type="dxa"/>
            <w:tcBorders>
              <w:top w:val="none" w:sz="0" w:space="0" w:color="000000"/>
              <w:left w:val="none" w:sz="0" w:space="0" w:color="000000"/>
              <w:bottom w:val="none" w:sz="0" w:space="0" w:color="000000"/>
              <w:right w:val="none" w:sz="0" w:space="0" w:color="000000"/>
            </w:tcBorders>
          </w:tcPr>
          <w:p w14:paraId="5069755D" w14:textId="77777777" w:rsidR="002A64F7" w:rsidRDefault="00000000">
            <w:pPr>
              <w:spacing w:before="20" w:after="20" w:line="240" w:lineRule="auto"/>
              <w:jc w:val="center"/>
            </w:pPr>
            <w:r>
              <w:rPr>
                <w:rFonts w:cs="Times New Roman"/>
                <w:sz w:val="20"/>
              </w:rPr>
              <w:t>73,097 (34.6)</w:t>
            </w:r>
          </w:p>
        </w:tc>
        <w:tc>
          <w:tcPr>
            <w:tcW w:w="1170" w:type="dxa"/>
            <w:tcBorders>
              <w:top w:val="none" w:sz="0" w:space="0" w:color="000000"/>
              <w:left w:val="none" w:sz="0" w:space="0" w:color="000000"/>
              <w:bottom w:val="none" w:sz="0" w:space="0" w:color="000000"/>
              <w:right w:val="none" w:sz="0" w:space="0" w:color="000000"/>
            </w:tcBorders>
          </w:tcPr>
          <w:p w14:paraId="78C85782" w14:textId="77777777" w:rsidR="002A64F7" w:rsidRDefault="00000000">
            <w:pPr>
              <w:spacing w:before="20" w:after="20" w:line="240" w:lineRule="auto"/>
              <w:jc w:val="center"/>
            </w:pPr>
            <w:r>
              <w:rPr>
                <w:rFonts w:cs="Times New Roman"/>
                <w:sz w:val="20"/>
              </w:rPr>
              <w:t>1,582 (13.3)</w:t>
            </w:r>
          </w:p>
        </w:tc>
        <w:tc>
          <w:tcPr>
            <w:tcW w:w="1170" w:type="dxa"/>
            <w:tcBorders>
              <w:top w:val="none" w:sz="0" w:space="0" w:color="000000"/>
              <w:left w:val="none" w:sz="0" w:space="0" w:color="000000"/>
              <w:bottom w:val="none" w:sz="0" w:space="0" w:color="000000"/>
              <w:right w:val="none" w:sz="0" w:space="0" w:color="000000"/>
            </w:tcBorders>
          </w:tcPr>
          <w:p w14:paraId="38D2178E" w14:textId="77777777" w:rsidR="002A64F7" w:rsidRDefault="00000000">
            <w:pPr>
              <w:spacing w:before="20" w:after="20" w:line="240" w:lineRule="auto"/>
              <w:jc w:val="center"/>
            </w:pPr>
            <w:r>
              <w:rPr>
                <w:rFonts w:cs="Times New Roman"/>
                <w:sz w:val="20"/>
              </w:rPr>
              <w:t>21,876 (40.8)</w:t>
            </w:r>
          </w:p>
        </w:tc>
        <w:tc>
          <w:tcPr>
            <w:tcW w:w="1170" w:type="dxa"/>
            <w:tcBorders>
              <w:top w:val="none" w:sz="0" w:space="0" w:color="000000"/>
              <w:left w:val="none" w:sz="0" w:space="0" w:color="000000"/>
              <w:bottom w:val="none" w:sz="0" w:space="0" w:color="000000"/>
              <w:right w:val="none" w:sz="0" w:space="0" w:color="000000"/>
            </w:tcBorders>
          </w:tcPr>
          <w:p w14:paraId="6EDE69D7" w14:textId="77777777" w:rsidR="002A64F7" w:rsidRDefault="00000000">
            <w:pPr>
              <w:spacing w:before="20" w:after="20" w:line="240" w:lineRule="auto"/>
              <w:jc w:val="center"/>
            </w:pPr>
            <w:r>
              <w:rPr>
                <w:rFonts w:cs="Times New Roman"/>
                <w:sz w:val="20"/>
              </w:rPr>
              <w:t>19,530 (39.3)</w:t>
            </w:r>
          </w:p>
        </w:tc>
        <w:tc>
          <w:tcPr>
            <w:tcW w:w="1170" w:type="dxa"/>
            <w:tcBorders>
              <w:top w:val="none" w:sz="0" w:space="0" w:color="000000"/>
              <w:left w:val="none" w:sz="0" w:space="0" w:color="000000"/>
              <w:bottom w:val="none" w:sz="0" w:space="0" w:color="000000"/>
              <w:right w:val="none" w:sz="0" w:space="0" w:color="000000"/>
            </w:tcBorders>
          </w:tcPr>
          <w:p w14:paraId="658F5357" w14:textId="77777777" w:rsidR="002A64F7" w:rsidRDefault="00000000">
            <w:pPr>
              <w:spacing w:before="20" w:after="20" w:line="240" w:lineRule="auto"/>
              <w:jc w:val="center"/>
            </w:pPr>
            <w:r>
              <w:rPr>
                <w:rFonts w:cs="Times New Roman"/>
                <w:sz w:val="20"/>
              </w:rPr>
              <w:t>23,245 (33.4)</w:t>
            </w:r>
          </w:p>
        </w:tc>
        <w:tc>
          <w:tcPr>
            <w:tcW w:w="1170" w:type="dxa"/>
            <w:tcBorders>
              <w:top w:val="none" w:sz="0" w:space="0" w:color="000000"/>
              <w:left w:val="none" w:sz="0" w:space="0" w:color="000000"/>
              <w:bottom w:val="none" w:sz="0" w:space="0" w:color="000000"/>
              <w:right w:val="none" w:sz="0" w:space="0" w:color="000000"/>
            </w:tcBorders>
          </w:tcPr>
          <w:p w14:paraId="467D22B9" w14:textId="77777777" w:rsidR="002A64F7" w:rsidRDefault="00000000">
            <w:pPr>
              <w:spacing w:before="20" w:after="20" w:line="240" w:lineRule="auto"/>
              <w:jc w:val="center"/>
            </w:pPr>
            <w:r>
              <w:rPr>
                <w:rFonts w:cs="Times New Roman"/>
                <w:sz w:val="20"/>
              </w:rPr>
              <w:t>6,864 (28.2)</w:t>
            </w:r>
          </w:p>
        </w:tc>
        <w:tc>
          <w:tcPr>
            <w:tcW w:w="1170" w:type="dxa"/>
            <w:tcBorders>
              <w:top w:val="none" w:sz="0" w:space="0" w:color="000000"/>
              <w:left w:val="none" w:sz="0" w:space="0" w:color="000000"/>
              <w:bottom w:val="none" w:sz="0" w:space="0" w:color="000000"/>
              <w:right w:val="none" w:sz="0" w:space="0" w:color="000000"/>
            </w:tcBorders>
          </w:tcPr>
          <w:p w14:paraId="49A9DF2F" w14:textId="77777777" w:rsidR="002A64F7" w:rsidRDefault="00000000">
            <w:pPr>
              <w:spacing w:before="20" w:after="20" w:line="240" w:lineRule="auto"/>
              <w:jc w:val="center"/>
            </w:pPr>
            <w:r>
              <w:rPr>
                <w:rFonts w:cs="Times New Roman"/>
                <w:sz w:val="20"/>
              </w:rPr>
              <w:t>F(4, 422182) = 766.5***</w:t>
            </w:r>
          </w:p>
        </w:tc>
      </w:tr>
      <w:tr w:rsidR="002A64F7" w14:paraId="5E5C969F" w14:textId="77777777">
        <w:tc>
          <w:tcPr>
            <w:tcW w:w="1170" w:type="dxa"/>
            <w:tcBorders>
              <w:top w:val="none" w:sz="0" w:space="0" w:color="000000"/>
              <w:left w:val="none" w:sz="0" w:space="0" w:color="000000"/>
              <w:bottom w:val="none" w:sz="0" w:space="0" w:color="000000"/>
              <w:right w:val="none" w:sz="0" w:space="0" w:color="000000"/>
            </w:tcBorders>
          </w:tcPr>
          <w:p w14:paraId="07530187" w14:textId="77777777" w:rsidR="002A64F7" w:rsidRDefault="00000000">
            <w:pPr>
              <w:spacing w:before="20" w:after="20" w:line="240" w:lineRule="auto"/>
            </w:pPr>
            <w:r>
              <w:rPr>
                <w:rFonts w:cs="Times New Roman"/>
                <w:sz w:val="20"/>
              </w:rPr>
              <w:t>Employed, n (%)</w:t>
            </w:r>
          </w:p>
        </w:tc>
        <w:tc>
          <w:tcPr>
            <w:tcW w:w="1170" w:type="dxa"/>
            <w:tcBorders>
              <w:top w:val="none" w:sz="0" w:space="0" w:color="000000"/>
              <w:left w:val="none" w:sz="0" w:space="0" w:color="000000"/>
              <w:bottom w:val="none" w:sz="0" w:space="0" w:color="000000"/>
              <w:right w:val="none" w:sz="0" w:space="0" w:color="000000"/>
            </w:tcBorders>
          </w:tcPr>
          <w:p w14:paraId="166E4753" w14:textId="77777777" w:rsidR="002A64F7" w:rsidRDefault="00000000">
            <w:pPr>
              <w:spacing w:before="20" w:after="20" w:line="240" w:lineRule="auto"/>
              <w:jc w:val="center"/>
            </w:pPr>
            <w:r>
              <w:rPr>
                <w:rFonts w:cs="Times New Roman"/>
                <w:sz w:val="20"/>
              </w:rPr>
              <w:t>118,676 (62.1)</w:t>
            </w:r>
          </w:p>
        </w:tc>
        <w:tc>
          <w:tcPr>
            <w:tcW w:w="1170" w:type="dxa"/>
            <w:tcBorders>
              <w:top w:val="none" w:sz="0" w:space="0" w:color="000000"/>
              <w:left w:val="none" w:sz="0" w:space="0" w:color="000000"/>
              <w:bottom w:val="none" w:sz="0" w:space="0" w:color="000000"/>
              <w:right w:val="none" w:sz="0" w:space="0" w:color="000000"/>
            </w:tcBorders>
          </w:tcPr>
          <w:p w14:paraId="1FB3063C" w14:textId="77777777" w:rsidR="002A64F7" w:rsidRDefault="00000000">
            <w:pPr>
              <w:spacing w:before="20" w:after="20" w:line="240" w:lineRule="auto"/>
              <w:jc w:val="center"/>
            </w:pPr>
            <w:r>
              <w:rPr>
                <w:rFonts w:cs="Times New Roman"/>
                <w:sz w:val="20"/>
              </w:rPr>
              <w:t>6,984 (60.4)</w:t>
            </w:r>
          </w:p>
        </w:tc>
        <w:tc>
          <w:tcPr>
            <w:tcW w:w="1170" w:type="dxa"/>
            <w:tcBorders>
              <w:top w:val="none" w:sz="0" w:space="0" w:color="000000"/>
              <w:left w:val="none" w:sz="0" w:space="0" w:color="000000"/>
              <w:bottom w:val="none" w:sz="0" w:space="0" w:color="000000"/>
              <w:right w:val="none" w:sz="0" w:space="0" w:color="000000"/>
            </w:tcBorders>
          </w:tcPr>
          <w:p w14:paraId="3202DF6C" w14:textId="77777777" w:rsidR="002A64F7" w:rsidRDefault="00000000">
            <w:pPr>
              <w:spacing w:before="20" w:after="20" w:line="240" w:lineRule="auto"/>
              <w:jc w:val="center"/>
            </w:pPr>
            <w:r>
              <w:rPr>
                <w:rFonts w:cs="Times New Roman"/>
                <w:sz w:val="20"/>
              </w:rPr>
              <w:t>41,119 (80.8)</w:t>
            </w:r>
          </w:p>
        </w:tc>
        <w:tc>
          <w:tcPr>
            <w:tcW w:w="1170" w:type="dxa"/>
            <w:tcBorders>
              <w:top w:val="none" w:sz="0" w:space="0" w:color="000000"/>
              <w:left w:val="none" w:sz="0" w:space="0" w:color="000000"/>
              <w:bottom w:val="none" w:sz="0" w:space="0" w:color="000000"/>
              <w:right w:val="none" w:sz="0" w:space="0" w:color="000000"/>
            </w:tcBorders>
          </w:tcPr>
          <w:p w14:paraId="334211D8" w14:textId="77777777" w:rsidR="002A64F7" w:rsidRDefault="00000000">
            <w:pPr>
              <w:spacing w:before="20" w:after="20" w:line="240" w:lineRule="auto"/>
              <w:jc w:val="center"/>
            </w:pPr>
            <w:r>
              <w:rPr>
                <w:rFonts w:cs="Times New Roman"/>
                <w:sz w:val="20"/>
              </w:rPr>
              <w:t>38,611 (79.7)</w:t>
            </w:r>
          </w:p>
        </w:tc>
        <w:tc>
          <w:tcPr>
            <w:tcW w:w="1170" w:type="dxa"/>
            <w:tcBorders>
              <w:top w:val="none" w:sz="0" w:space="0" w:color="000000"/>
              <w:left w:val="none" w:sz="0" w:space="0" w:color="000000"/>
              <w:bottom w:val="none" w:sz="0" w:space="0" w:color="000000"/>
              <w:right w:val="none" w:sz="0" w:space="0" w:color="000000"/>
            </w:tcBorders>
          </w:tcPr>
          <w:p w14:paraId="08B35C9F" w14:textId="77777777" w:rsidR="002A64F7" w:rsidRDefault="00000000">
            <w:pPr>
              <w:spacing w:before="20" w:after="20" w:line="240" w:lineRule="auto"/>
              <w:jc w:val="center"/>
            </w:pPr>
            <w:r>
              <w:rPr>
                <w:rFonts w:cs="Times New Roman"/>
                <w:sz w:val="20"/>
              </w:rPr>
              <w:t>30,015 (45.0)</w:t>
            </w:r>
          </w:p>
        </w:tc>
        <w:tc>
          <w:tcPr>
            <w:tcW w:w="1170" w:type="dxa"/>
            <w:tcBorders>
              <w:top w:val="none" w:sz="0" w:space="0" w:color="000000"/>
              <w:left w:val="none" w:sz="0" w:space="0" w:color="000000"/>
              <w:bottom w:val="none" w:sz="0" w:space="0" w:color="000000"/>
              <w:right w:val="none" w:sz="0" w:space="0" w:color="000000"/>
            </w:tcBorders>
          </w:tcPr>
          <w:p w14:paraId="63F4E85F" w14:textId="77777777" w:rsidR="002A64F7" w:rsidRDefault="00000000">
            <w:pPr>
              <w:spacing w:before="20" w:after="20" w:line="240" w:lineRule="auto"/>
              <w:jc w:val="center"/>
            </w:pPr>
            <w:r>
              <w:rPr>
                <w:rFonts w:cs="Times New Roman"/>
                <w:sz w:val="20"/>
              </w:rPr>
              <w:t>1,947 (7.6)</w:t>
            </w:r>
          </w:p>
        </w:tc>
        <w:tc>
          <w:tcPr>
            <w:tcW w:w="1170" w:type="dxa"/>
            <w:tcBorders>
              <w:top w:val="none" w:sz="0" w:space="0" w:color="000000"/>
              <w:left w:val="none" w:sz="0" w:space="0" w:color="000000"/>
              <w:bottom w:val="none" w:sz="0" w:space="0" w:color="000000"/>
              <w:right w:val="none" w:sz="0" w:space="0" w:color="000000"/>
            </w:tcBorders>
          </w:tcPr>
          <w:p w14:paraId="45836F96" w14:textId="77777777" w:rsidR="002A64F7" w:rsidRDefault="00000000">
            <w:pPr>
              <w:spacing w:before="20" w:after="20" w:line="240" w:lineRule="auto"/>
              <w:jc w:val="center"/>
            </w:pPr>
            <w:r>
              <w:rPr>
                <w:rFonts w:cs="Times New Roman"/>
                <w:sz w:val="20"/>
              </w:rPr>
              <w:t>F(4, 419255) = 6474.1***</w:t>
            </w:r>
          </w:p>
        </w:tc>
      </w:tr>
      <w:tr w:rsidR="002A64F7" w14:paraId="25A6632A" w14:textId="77777777">
        <w:tc>
          <w:tcPr>
            <w:tcW w:w="1170" w:type="dxa"/>
            <w:tcBorders>
              <w:top w:val="none" w:sz="0" w:space="0" w:color="000000"/>
              <w:left w:val="none" w:sz="0" w:space="0" w:color="000000"/>
              <w:bottom w:val="none" w:sz="0" w:space="0" w:color="000000"/>
              <w:right w:val="none" w:sz="0" w:space="0" w:color="000000"/>
            </w:tcBorders>
          </w:tcPr>
          <w:p w14:paraId="210B3665" w14:textId="77777777" w:rsidR="002A64F7" w:rsidRDefault="00000000">
            <w:pPr>
              <w:spacing w:before="20" w:after="20" w:line="240" w:lineRule="auto"/>
            </w:pPr>
            <w:r>
              <w:rPr>
                <w:rFonts w:cs="Times New Roman"/>
                <w:sz w:val="20"/>
              </w:rPr>
              <w:t>Married, n (%)</w:t>
            </w:r>
          </w:p>
        </w:tc>
        <w:tc>
          <w:tcPr>
            <w:tcW w:w="1170" w:type="dxa"/>
            <w:tcBorders>
              <w:top w:val="none" w:sz="0" w:space="0" w:color="000000"/>
              <w:left w:val="none" w:sz="0" w:space="0" w:color="000000"/>
              <w:bottom w:val="none" w:sz="0" w:space="0" w:color="000000"/>
              <w:right w:val="none" w:sz="0" w:space="0" w:color="000000"/>
            </w:tcBorders>
          </w:tcPr>
          <w:p w14:paraId="463271FF" w14:textId="77777777" w:rsidR="002A64F7" w:rsidRDefault="00000000">
            <w:pPr>
              <w:spacing w:before="20" w:after="20" w:line="240" w:lineRule="auto"/>
              <w:jc w:val="center"/>
            </w:pPr>
            <w:r>
              <w:rPr>
                <w:rFonts w:cs="Times New Roman"/>
                <w:sz w:val="20"/>
              </w:rPr>
              <w:t>110,475 (52.2)</w:t>
            </w:r>
          </w:p>
        </w:tc>
        <w:tc>
          <w:tcPr>
            <w:tcW w:w="1170" w:type="dxa"/>
            <w:tcBorders>
              <w:top w:val="none" w:sz="0" w:space="0" w:color="000000"/>
              <w:left w:val="none" w:sz="0" w:space="0" w:color="000000"/>
              <w:bottom w:val="none" w:sz="0" w:space="0" w:color="000000"/>
              <w:right w:val="none" w:sz="0" w:space="0" w:color="000000"/>
            </w:tcBorders>
          </w:tcPr>
          <w:p w14:paraId="184C0B0C" w14:textId="77777777" w:rsidR="002A64F7" w:rsidRDefault="00000000">
            <w:pPr>
              <w:spacing w:before="20" w:after="20" w:line="240" w:lineRule="auto"/>
              <w:jc w:val="center"/>
            </w:pPr>
            <w:r>
              <w:rPr>
                <w:rFonts w:cs="Times New Roman"/>
                <w:sz w:val="20"/>
              </w:rPr>
              <w:t>1,061 (7.4)</w:t>
            </w:r>
          </w:p>
        </w:tc>
        <w:tc>
          <w:tcPr>
            <w:tcW w:w="1170" w:type="dxa"/>
            <w:tcBorders>
              <w:top w:val="none" w:sz="0" w:space="0" w:color="000000"/>
              <w:left w:val="none" w:sz="0" w:space="0" w:color="000000"/>
              <w:bottom w:val="none" w:sz="0" w:space="0" w:color="000000"/>
              <w:right w:val="none" w:sz="0" w:space="0" w:color="000000"/>
            </w:tcBorders>
          </w:tcPr>
          <w:p w14:paraId="385082CF" w14:textId="77777777" w:rsidR="002A64F7" w:rsidRDefault="00000000">
            <w:pPr>
              <w:spacing w:before="20" w:after="20" w:line="240" w:lineRule="auto"/>
              <w:jc w:val="center"/>
            </w:pPr>
            <w:r>
              <w:rPr>
                <w:rFonts w:cs="Times New Roman"/>
                <w:sz w:val="20"/>
              </w:rPr>
              <w:t>25,060 (46.6)</w:t>
            </w:r>
          </w:p>
        </w:tc>
        <w:tc>
          <w:tcPr>
            <w:tcW w:w="1170" w:type="dxa"/>
            <w:tcBorders>
              <w:top w:val="none" w:sz="0" w:space="0" w:color="000000"/>
              <w:left w:val="none" w:sz="0" w:space="0" w:color="000000"/>
              <w:bottom w:val="none" w:sz="0" w:space="0" w:color="000000"/>
              <w:right w:val="none" w:sz="0" w:space="0" w:color="000000"/>
            </w:tcBorders>
          </w:tcPr>
          <w:p w14:paraId="03B70290" w14:textId="77777777" w:rsidR="002A64F7" w:rsidRDefault="00000000">
            <w:pPr>
              <w:spacing w:before="20" w:after="20" w:line="240" w:lineRule="auto"/>
              <w:jc w:val="center"/>
            </w:pPr>
            <w:r>
              <w:rPr>
                <w:rFonts w:cs="Times New Roman"/>
                <w:sz w:val="20"/>
              </w:rPr>
              <w:t>30,300 (64.7)</w:t>
            </w:r>
          </w:p>
        </w:tc>
        <w:tc>
          <w:tcPr>
            <w:tcW w:w="1170" w:type="dxa"/>
            <w:tcBorders>
              <w:top w:val="none" w:sz="0" w:space="0" w:color="000000"/>
              <w:left w:val="none" w:sz="0" w:space="0" w:color="000000"/>
              <w:bottom w:val="none" w:sz="0" w:space="0" w:color="000000"/>
              <w:right w:val="none" w:sz="0" w:space="0" w:color="000000"/>
            </w:tcBorders>
          </w:tcPr>
          <w:p w14:paraId="1EEA0D1B" w14:textId="77777777" w:rsidR="002A64F7" w:rsidRDefault="00000000">
            <w:pPr>
              <w:spacing w:before="20" w:after="20" w:line="240" w:lineRule="auto"/>
              <w:jc w:val="center"/>
            </w:pPr>
            <w:r>
              <w:rPr>
                <w:rFonts w:cs="Times New Roman"/>
                <w:sz w:val="20"/>
              </w:rPr>
              <w:t>42,339 (62.8)</w:t>
            </w:r>
          </w:p>
        </w:tc>
        <w:tc>
          <w:tcPr>
            <w:tcW w:w="1170" w:type="dxa"/>
            <w:tcBorders>
              <w:top w:val="none" w:sz="0" w:space="0" w:color="000000"/>
              <w:left w:val="none" w:sz="0" w:space="0" w:color="000000"/>
              <w:bottom w:val="none" w:sz="0" w:space="0" w:color="000000"/>
              <w:right w:val="none" w:sz="0" w:space="0" w:color="000000"/>
            </w:tcBorders>
          </w:tcPr>
          <w:p w14:paraId="14058088" w14:textId="77777777" w:rsidR="002A64F7" w:rsidRDefault="00000000">
            <w:pPr>
              <w:spacing w:before="20" w:after="20" w:line="240" w:lineRule="auto"/>
              <w:jc w:val="center"/>
            </w:pPr>
            <w:r>
              <w:rPr>
                <w:rFonts w:cs="Times New Roman"/>
                <w:sz w:val="20"/>
              </w:rPr>
              <w:t>11,715 (49.3)</w:t>
            </w:r>
          </w:p>
        </w:tc>
        <w:tc>
          <w:tcPr>
            <w:tcW w:w="1170" w:type="dxa"/>
            <w:tcBorders>
              <w:top w:val="none" w:sz="0" w:space="0" w:color="000000"/>
              <w:left w:val="none" w:sz="0" w:space="0" w:color="000000"/>
              <w:bottom w:val="none" w:sz="0" w:space="0" w:color="000000"/>
              <w:right w:val="none" w:sz="0" w:space="0" w:color="000000"/>
            </w:tcBorders>
          </w:tcPr>
          <w:p w14:paraId="32208BF7" w14:textId="77777777" w:rsidR="002A64F7" w:rsidRDefault="00000000">
            <w:pPr>
              <w:spacing w:before="20" w:after="20" w:line="240" w:lineRule="auto"/>
              <w:jc w:val="center"/>
            </w:pPr>
            <w:r>
              <w:rPr>
                <w:rFonts w:cs="Times New Roman"/>
                <w:sz w:val="20"/>
              </w:rPr>
              <w:t>F(4, 433364) = 2793.5***</w:t>
            </w:r>
          </w:p>
        </w:tc>
      </w:tr>
      <w:tr w:rsidR="002A64F7" w14:paraId="0FB941F5" w14:textId="77777777">
        <w:tc>
          <w:tcPr>
            <w:tcW w:w="1170" w:type="dxa"/>
            <w:tcBorders>
              <w:top w:val="none" w:sz="0" w:space="0" w:color="000000"/>
              <w:left w:val="none" w:sz="0" w:space="0" w:color="000000"/>
              <w:bottom w:val="none" w:sz="0" w:space="0" w:color="000000"/>
              <w:right w:val="none" w:sz="0" w:space="0" w:color="000000"/>
            </w:tcBorders>
          </w:tcPr>
          <w:p w14:paraId="7B371354" w14:textId="77777777" w:rsidR="002A64F7" w:rsidRDefault="00000000">
            <w:pPr>
              <w:spacing w:before="20" w:after="20" w:line="240" w:lineRule="auto"/>
            </w:pPr>
            <w:r>
              <w:rPr>
                <w:rFonts w:cs="Times New Roman"/>
                <w:sz w:val="20"/>
              </w:rPr>
              <w:t>Metropolitan, n (%)</w:t>
            </w:r>
          </w:p>
        </w:tc>
        <w:tc>
          <w:tcPr>
            <w:tcW w:w="1170" w:type="dxa"/>
            <w:tcBorders>
              <w:top w:val="none" w:sz="0" w:space="0" w:color="000000"/>
              <w:left w:val="none" w:sz="0" w:space="0" w:color="000000"/>
              <w:bottom w:val="none" w:sz="0" w:space="0" w:color="000000"/>
              <w:right w:val="none" w:sz="0" w:space="0" w:color="000000"/>
            </w:tcBorders>
          </w:tcPr>
          <w:p w14:paraId="0AED6BE3" w14:textId="77777777" w:rsidR="002A64F7" w:rsidRDefault="00000000">
            <w:pPr>
              <w:spacing w:before="20" w:after="20" w:line="240" w:lineRule="auto"/>
              <w:jc w:val="center"/>
            </w:pPr>
            <w:r>
              <w:rPr>
                <w:rFonts w:cs="Times New Roman"/>
                <w:sz w:val="20"/>
              </w:rPr>
              <w:t>158,531 (86.3)</w:t>
            </w:r>
          </w:p>
        </w:tc>
        <w:tc>
          <w:tcPr>
            <w:tcW w:w="1170" w:type="dxa"/>
            <w:tcBorders>
              <w:top w:val="none" w:sz="0" w:space="0" w:color="000000"/>
              <w:left w:val="none" w:sz="0" w:space="0" w:color="000000"/>
              <w:bottom w:val="none" w:sz="0" w:space="0" w:color="000000"/>
              <w:right w:val="none" w:sz="0" w:space="0" w:color="000000"/>
            </w:tcBorders>
          </w:tcPr>
          <w:p w14:paraId="5150AC5F" w14:textId="77777777" w:rsidR="002A64F7" w:rsidRDefault="00000000">
            <w:pPr>
              <w:spacing w:before="20" w:after="20" w:line="240" w:lineRule="auto"/>
              <w:jc w:val="center"/>
            </w:pPr>
            <w:r>
              <w:rPr>
                <w:rFonts w:cs="Times New Roman"/>
                <w:sz w:val="20"/>
              </w:rPr>
              <w:t>8,810 (86.5)</w:t>
            </w:r>
          </w:p>
        </w:tc>
        <w:tc>
          <w:tcPr>
            <w:tcW w:w="1170" w:type="dxa"/>
            <w:tcBorders>
              <w:top w:val="none" w:sz="0" w:space="0" w:color="000000"/>
              <w:left w:val="none" w:sz="0" w:space="0" w:color="000000"/>
              <w:bottom w:val="none" w:sz="0" w:space="0" w:color="000000"/>
              <w:right w:val="none" w:sz="0" w:space="0" w:color="000000"/>
            </w:tcBorders>
          </w:tcPr>
          <w:p w14:paraId="1EF1883D" w14:textId="77777777" w:rsidR="002A64F7" w:rsidRDefault="00000000">
            <w:pPr>
              <w:spacing w:before="20" w:after="20" w:line="240" w:lineRule="auto"/>
              <w:jc w:val="center"/>
            </w:pPr>
            <w:r>
              <w:rPr>
                <w:rFonts w:cs="Times New Roman"/>
                <w:sz w:val="20"/>
              </w:rPr>
              <w:t>41,467 (88.7)</w:t>
            </w:r>
          </w:p>
        </w:tc>
        <w:tc>
          <w:tcPr>
            <w:tcW w:w="1170" w:type="dxa"/>
            <w:tcBorders>
              <w:top w:val="none" w:sz="0" w:space="0" w:color="000000"/>
              <w:left w:val="none" w:sz="0" w:space="0" w:color="000000"/>
              <w:bottom w:val="none" w:sz="0" w:space="0" w:color="000000"/>
              <w:right w:val="none" w:sz="0" w:space="0" w:color="000000"/>
            </w:tcBorders>
          </w:tcPr>
          <w:p w14:paraId="330449D4" w14:textId="77777777" w:rsidR="002A64F7" w:rsidRDefault="00000000">
            <w:pPr>
              <w:spacing w:before="20" w:after="20" w:line="240" w:lineRule="auto"/>
              <w:jc w:val="center"/>
            </w:pPr>
            <w:r>
              <w:rPr>
                <w:rFonts w:cs="Times New Roman"/>
                <w:sz w:val="20"/>
              </w:rPr>
              <w:t>38,649 (87.3)</w:t>
            </w:r>
          </w:p>
        </w:tc>
        <w:tc>
          <w:tcPr>
            <w:tcW w:w="1170" w:type="dxa"/>
            <w:tcBorders>
              <w:top w:val="none" w:sz="0" w:space="0" w:color="000000"/>
              <w:left w:val="none" w:sz="0" w:space="0" w:color="000000"/>
              <w:bottom w:val="none" w:sz="0" w:space="0" w:color="000000"/>
              <w:right w:val="none" w:sz="0" w:space="0" w:color="000000"/>
            </w:tcBorders>
          </w:tcPr>
          <w:p w14:paraId="4691104C" w14:textId="77777777" w:rsidR="002A64F7" w:rsidRDefault="00000000">
            <w:pPr>
              <w:spacing w:before="20" w:after="20" w:line="240" w:lineRule="auto"/>
              <w:jc w:val="center"/>
            </w:pPr>
            <w:r>
              <w:rPr>
                <w:rFonts w:cs="Times New Roman"/>
                <w:sz w:val="20"/>
              </w:rPr>
              <w:t>51,816 (83.9)</w:t>
            </w:r>
          </w:p>
        </w:tc>
        <w:tc>
          <w:tcPr>
            <w:tcW w:w="1170" w:type="dxa"/>
            <w:tcBorders>
              <w:top w:val="none" w:sz="0" w:space="0" w:color="000000"/>
              <w:left w:val="none" w:sz="0" w:space="0" w:color="000000"/>
              <w:bottom w:val="none" w:sz="0" w:space="0" w:color="000000"/>
              <w:right w:val="none" w:sz="0" w:space="0" w:color="000000"/>
            </w:tcBorders>
          </w:tcPr>
          <w:p w14:paraId="462B1BFC" w14:textId="77777777" w:rsidR="002A64F7" w:rsidRDefault="00000000">
            <w:pPr>
              <w:spacing w:before="20" w:after="20" w:line="240" w:lineRule="auto"/>
              <w:jc w:val="center"/>
            </w:pPr>
            <w:r>
              <w:rPr>
                <w:rFonts w:cs="Times New Roman"/>
                <w:sz w:val="20"/>
              </w:rPr>
              <w:t>17,789 (82.8)</w:t>
            </w:r>
          </w:p>
        </w:tc>
        <w:tc>
          <w:tcPr>
            <w:tcW w:w="1170" w:type="dxa"/>
            <w:tcBorders>
              <w:top w:val="none" w:sz="0" w:space="0" w:color="000000"/>
              <w:left w:val="none" w:sz="0" w:space="0" w:color="000000"/>
              <w:bottom w:val="none" w:sz="0" w:space="0" w:color="000000"/>
              <w:right w:val="none" w:sz="0" w:space="0" w:color="000000"/>
            </w:tcBorders>
          </w:tcPr>
          <w:p w14:paraId="7EDD6D5B" w14:textId="77777777" w:rsidR="002A64F7" w:rsidRDefault="00000000">
            <w:pPr>
              <w:spacing w:before="20" w:after="20" w:line="240" w:lineRule="auto"/>
              <w:jc w:val="center"/>
            </w:pPr>
            <w:r>
              <w:rPr>
                <w:rFonts w:cs="Times New Roman"/>
                <w:sz w:val="20"/>
              </w:rPr>
              <w:t>F(4, 424107) = 114.5***</w:t>
            </w:r>
          </w:p>
        </w:tc>
      </w:tr>
      <w:tr w:rsidR="002A64F7" w14:paraId="7FC3D043" w14:textId="77777777">
        <w:tc>
          <w:tcPr>
            <w:tcW w:w="1170" w:type="dxa"/>
            <w:tcBorders>
              <w:top w:val="none" w:sz="0" w:space="0" w:color="000000"/>
              <w:left w:val="none" w:sz="0" w:space="0" w:color="000000"/>
              <w:bottom w:val="none" w:sz="0" w:space="0" w:color="000000"/>
              <w:right w:val="none" w:sz="0" w:space="0" w:color="000000"/>
            </w:tcBorders>
          </w:tcPr>
          <w:p w14:paraId="51241E42" w14:textId="77777777" w:rsidR="002A64F7" w:rsidRDefault="00000000">
            <w:pPr>
              <w:spacing w:before="20" w:after="20" w:line="240" w:lineRule="auto"/>
            </w:pPr>
            <w:r>
              <w:rPr>
                <w:rFonts w:cs="Times New Roman"/>
                <w:sz w:val="20"/>
              </w:rPr>
              <w:t>Family income ($), M (SD)</w:t>
            </w:r>
          </w:p>
        </w:tc>
        <w:tc>
          <w:tcPr>
            <w:tcW w:w="1170" w:type="dxa"/>
            <w:tcBorders>
              <w:top w:val="none" w:sz="0" w:space="0" w:color="000000"/>
              <w:left w:val="none" w:sz="0" w:space="0" w:color="000000"/>
              <w:bottom w:val="none" w:sz="0" w:space="0" w:color="000000"/>
              <w:right w:val="none" w:sz="0" w:space="0" w:color="000000"/>
            </w:tcBorders>
          </w:tcPr>
          <w:p w14:paraId="71A9A40A" w14:textId="77777777" w:rsidR="002A64F7" w:rsidRDefault="00000000">
            <w:pPr>
              <w:spacing w:before="20" w:after="20" w:line="240" w:lineRule="auto"/>
              <w:jc w:val="center"/>
            </w:pPr>
            <w:r>
              <w:rPr>
                <w:rFonts w:cs="Times New Roman"/>
                <w:sz w:val="20"/>
              </w:rPr>
              <w:t>97,683 (60,836)</w:t>
            </w:r>
          </w:p>
        </w:tc>
        <w:tc>
          <w:tcPr>
            <w:tcW w:w="1170" w:type="dxa"/>
            <w:tcBorders>
              <w:top w:val="none" w:sz="0" w:space="0" w:color="000000"/>
              <w:left w:val="none" w:sz="0" w:space="0" w:color="000000"/>
              <w:bottom w:val="none" w:sz="0" w:space="0" w:color="000000"/>
              <w:right w:val="none" w:sz="0" w:space="0" w:color="000000"/>
            </w:tcBorders>
          </w:tcPr>
          <w:p w14:paraId="1406FA36" w14:textId="77777777" w:rsidR="002A64F7" w:rsidRDefault="00000000">
            <w:pPr>
              <w:spacing w:before="20" w:after="20" w:line="240" w:lineRule="auto"/>
              <w:jc w:val="center"/>
            </w:pPr>
            <w:r>
              <w:rPr>
                <w:rFonts w:cs="Times New Roman"/>
                <w:sz w:val="20"/>
              </w:rPr>
              <w:t>92,704 (61,417)</w:t>
            </w:r>
          </w:p>
        </w:tc>
        <w:tc>
          <w:tcPr>
            <w:tcW w:w="1170" w:type="dxa"/>
            <w:tcBorders>
              <w:top w:val="none" w:sz="0" w:space="0" w:color="000000"/>
              <w:left w:val="none" w:sz="0" w:space="0" w:color="000000"/>
              <w:bottom w:val="none" w:sz="0" w:space="0" w:color="000000"/>
              <w:right w:val="none" w:sz="0" w:space="0" w:color="000000"/>
            </w:tcBorders>
          </w:tcPr>
          <w:p w14:paraId="6AB9B6B7" w14:textId="77777777" w:rsidR="002A64F7" w:rsidRDefault="00000000">
            <w:pPr>
              <w:spacing w:before="20" w:after="20" w:line="240" w:lineRule="auto"/>
              <w:jc w:val="center"/>
            </w:pPr>
            <w:r>
              <w:rPr>
                <w:rFonts w:cs="Times New Roman"/>
                <w:sz w:val="20"/>
              </w:rPr>
              <w:t>100,659 (59,981)</w:t>
            </w:r>
          </w:p>
        </w:tc>
        <w:tc>
          <w:tcPr>
            <w:tcW w:w="1170" w:type="dxa"/>
            <w:tcBorders>
              <w:top w:val="none" w:sz="0" w:space="0" w:color="000000"/>
              <w:left w:val="none" w:sz="0" w:space="0" w:color="000000"/>
              <w:bottom w:val="none" w:sz="0" w:space="0" w:color="000000"/>
              <w:right w:val="none" w:sz="0" w:space="0" w:color="000000"/>
            </w:tcBorders>
          </w:tcPr>
          <w:p w14:paraId="71A38729" w14:textId="77777777" w:rsidR="002A64F7" w:rsidRDefault="00000000">
            <w:pPr>
              <w:spacing w:before="20" w:after="20" w:line="240" w:lineRule="auto"/>
              <w:jc w:val="center"/>
            </w:pPr>
            <w:r>
              <w:rPr>
                <w:rFonts w:cs="Times New Roman"/>
                <w:sz w:val="20"/>
              </w:rPr>
              <w:t>111,025 (60,894)</w:t>
            </w:r>
          </w:p>
        </w:tc>
        <w:tc>
          <w:tcPr>
            <w:tcW w:w="1170" w:type="dxa"/>
            <w:tcBorders>
              <w:top w:val="none" w:sz="0" w:space="0" w:color="000000"/>
              <w:left w:val="none" w:sz="0" w:space="0" w:color="000000"/>
              <w:bottom w:val="none" w:sz="0" w:space="0" w:color="000000"/>
              <w:right w:val="none" w:sz="0" w:space="0" w:color="000000"/>
            </w:tcBorders>
          </w:tcPr>
          <w:p w14:paraId="29851353" w14:textId="77777777" w:rsidR="002A64F7" w:rsidRDefault="00000000">
            <w:pPr>
              <w:spacing w:before="20" w:after="20" w:line="240" w:lineRule="auto"/>
              <w:jc w:val="center"/>
            </w:pPr>
            <w:r>
              <w:rPr>
                <w:rFonts w:cs="Times New Roman"/>
                <w:sz w:val="20"/>
              </w:rPr>
              <w:t>93,007 (60,040)</w:t>
            </w:r>
          </w:p>
        </w:tc>
        <w:tc>
          <w:tcPr>
            <w:tcW w:w="1170" w:type="dxa"/>
            <w:tcBorders>
              <w:top w:val="none" w:sz="0" w:space="0" w:color="000000"/>
              <w:left w:val="none" w:sz="0" w:space="0" w:color="000000"/>
              <w:bottom w:val="none" w:sz="0" w:space="0" w:color="000000"/>
              <w:right w:val="none" w:sz="0" w:space="0" w:color="000000"/>
            </w:tcBorders>
          </w:tcPr>
          <w:p w14:paraId="7143327D" w14:textId="77777777" w:rsidR="002A64F7" w:rsidRDefault="00000000">
            <w:pPr>
              <w:spacing w:before="20" w:after="20" w:line="240" w:lineRule="auto"/>
              <w:jc w:val="center"/>
            </w:pPr>
            <w:r>
              <w:rPr>
                <w:rFonts w:cs="Times New Roman"/>
                <w:sz w:val="20"/>
              </w:rPr>
              <w:t>69,646 (53,038)</w:t>
            </w:r>
          </w:p>
        </w:tc>
        <w:tc>
          <w:tcPr>
            <w:tcW w:w="1170" w:type="dxa"/>
            <w:tcBorders>
              <w:top w:val="none" w:sz="0" w:space="0" w:color="000000"/>
              <w:left w:val="none" w:sz="0" w:space="0" w:color="000000"/>
              <w:bottom w:val="none" w:sz="0" w:space="0" w:color="000000"/>
              <w:right w:val="none" w:sz="0" w:space="0" w:color="000000"/>
            </w:tcBorders>
          </w:tcPr>
          <w:p w14:paraId="39F4CF5C" w14:textId="77777777" w:rsidR="002A64F7" w:rsidRDefault="00000000">
            <w:pPr>
              <w:spacing w:before="20" w:after="20" w:line="240" w:lineRule="auto"/>
              <w:jc w:val="center"/>
            </w:pPr>
            <w:r>
              <w:rPr>
                <w:rFonts w:cs="Times New Roman"/>
                <w:sz w:val="20"/>
              </w:rPr>
              <w:t>F(4, 117406) = 1238.7***</w:t>
            </w:r>
          </w:p>
        </w:tc>
      </w:tr>
      <w:tr w:rsidR="002A64F7" w14:paraId="1FC80D30" w14:textId="77777777">
        <w:tc>
          <w:tcPr>
            <w:tcW w:w="1170" w:type="dxa"/>
            <w:tcBorders>
              <w:top w:val="none" w:sz="0" w:space="0" w:color="000000"/>
              <w:left w:val="none" w:sz="0" w:space="0" w:color="000000"/>
              <w:bottom w:val="none" w:sz="0" w:space="0" w:color="000000"/>
              <w:right w:val="none" w:sz="0" w:space="0" w:color="000000"/>
            </w:tcBorders>
          </w:tcPr>
          <w:p w14:paraId="1619A45C" w14:textId="77777777" w:rsidR="002A64F7" w:rsidRDefault="00000000">
            <w:pPr>
              <w:spacing w:before="20" w:after="20" w:line="240" w:lineRule="auto"/>
            </w:pPr>
            <w:r>
              <w:rPr>
                <w:rFonts w:cs="Times New Roman"/>
                <w:sz w:val="20"/>
              </w:rPr>
              <w:t>Socialization freq., M (SD)</w:t>
            </w:r>
          </w:p>
        </w:tc>
        <w:tc>
          <w:tcPr>
            <w:tcW w:w="1170" w:type="dxa"/>
            <w:tcBorders>
              <w:top w:val="none" w:sz="0" w:space="0" w:color="000000"/>
              <w:left w:val="none" w:sz="0" w:space="0" w:color="000000"/>
              <w:bottom w:val="none" w:sz="0" w:space="0" w:color="000000"/>
              <w:right w:val="none" w:sz="0" w:space="0" w:color="000000"/>
            </w:tcBorders>
          </w:tcPr>
          <w:p w14:paraId="70C32760" w14:textId="77777777" w:rsidR="002A64F7" w:rsidRDefault="00000000">
            <w:pPr>
              <w:spacing w:before="20" w:after="20" w:line="240" w:lineRule="auto"/>
              <w:jc w:val="center"/>
            </w:pPr>
            <w:r>
              <w:rPr>
                <w:rFonts w:cs="Times New Roman"/>
                <w:sz w:val="20"/>
              </w:rPr>
              <w:t>3.2 (1.7)</w:t>
            </w:r>
          </w:p>
        </w:tc>
        <w:tc>
          <w:tcPr>
            <w:tcW w:w="1170" w:type="dxa"/>
            <w:tcBorders>
              <w:top w:val="none" w:sz="0" w:space="0" w:color="000000"/>
              <w:left w:val="none" w:sz="0" w:space="0" w:color="000000"/>
              <w:bottom w:val="none" w:sz="0" w:space="0" w:color="000000"/>
              <w:right w:val="none" w:sz="0" w:space="0" w:color="000000"/>
            </w:tcBorders>
          </w:tcPr>
          <w:p w14:paraId="09CA726F" w14:textId="77777777" w:rsidR="002A64F7" w:rsidRDefault="00000000">
            <w:pPr>
              <w:spacing w:before="20" w:after="20" w:line="240" w:lineRule="auto"/>
              <w:jc w:val="center"/>
            </w:pPr>
            <w:r>
              <w:rPr>
                <w:rFonts w:cs="Times New Roman"/>
                <w:sz w:val="20"/>
              </w:rPr>
              <w:t>2.5 (1.7)</w:t>
            </w:r>
          </w:p>
        </w:tc>
        <w:tc>
          <w:tcPr>
            <w:tcW w:w="1170" w:type="dxa"/>
            <w:tcBorders>
              <w:top w:val="none" w:sz="0" w:space="0" w:color="000000"/>
              <w:left w:val="none" w:sz="0" w:space="0" w:color="000000"/>
              <w:bottom w:val="none" w:sz="0" w:space="0" w:color="000000"/>
              <w:right w:val="none" w:sz="0" w:space="0" w:color="000000"/>
            </w:tcBorders>
          </w:tcPr>
          <w:p w14:paraId="3694B6CF" w14:textId="77777777" w:rsidR="002A64F7" w:rsidRDefault="00000000">
            <w:pPr>
              <w:spacing w:before="20" w:after="20" w:line="240" w:lineRule="auto"/>
              <w:jc w:val="center"/>
            </w:pPr>
            <w:r>
              <w:rPr>
                <w:rFonts w:cs="Times New Roman"/>
                <w:sz w:val="20"/>
              </w:rPr>
              <w:t>2.9 (1.7)</w:t>
            </w:r>
          </w:p>
        </w:tc>
        <w:tc>
          <w:tcPr>
            <w:tcW w:w="1170" w:type="dxa"/>
            <w:tcBorders>
              <w:top w:val="none" w:sz="0" w:space="0" w:color="000000"/>
              <w:left w:val="none" w:sz="0" w:space="0" w:color="000000"/>
              <w:bottom w:val="none" w:sz="0" w:space="0" w:color="000000"/>
              <w:right w:val="none" w:sz="0" w:space="0" w:color="000000"/>
            </w:tcBorders>
          </w:tcPr>
          <w:p w14:paraId="0235FCAB" w14:textId="77777777" w:rsidR="002A64F7" w:rsidRDefault="00000000">
            <w:pPr>
              <w:spacing w:before="20" w:after="20" w:line="240" w:lineRule="auto"/>
              <w:jc w:val="center"/>
            </w:pPr>
            <w:r>
              <w:rPr>
                <w:rFonts w:cs="Times New Roman"/>
                <w:sz w:val="20"/>
              </w:rPr>
              <w:t>3.2 (1.7)</w:t>
            </w:r>
          </w:p>
        </w:tc>
        <w:tc>
          <w:tcPr>
            <w:tcW w:w="1170" w:type="dxa"/>
            <w:tcBorders>
              <w:top w:val="none" w:sz="0" w:space="0" w:color="000000"/>
              <w:left w:val="none" w:sz="0" w:space="0" w:color="000000"/>
              <w:bottom w:val="none" w:sz="0" w:space="0" w:color="000000"/>
              <w:right w:val="none" w:sz="0" w:space="0" w:color="000000"/>
            </w:tcBorders>
          </w:tcPr>
          <w:p w14:paraId="6C2ADAF3" w14:textId="77777777" w:rsidR="002A64F7" w:rsidRDefault="00000000">
            <w:pPr>
              <w:spacing w:before="20" w:after="20" w:line="240" w:lineRule="auto"/>
              <w:jc w:val="center"/>
            </w:pPr>
            <w:r>
              <w:rPr>
                <w:rFonts w:cs="Times New Roman"/>
                <w:sz w:val="20"/>
              </w:rPr>
              <w:t>3.5 (1.7)</w:t>
            </w:r>
          </w:p>
        </w:tc>
        <w:tc>
          <w:tcPr>
            <w:tcW w:w="1170" w:type="dxa"/>
            <w:tcBorders>
              <w:top w:val="none" w:sz="0" w:space="0" w:color="000000"/>
              <w:left w:val="none" w:sz="0" w:space="0" w:color="000000"/>
              <w:bottom w:val="none" w:sz="0" w:space="0" w:color="000000"/>
              <w:right w:val="none" w:sz="0" w:space="0" w:color="000000"/>
            </w:tcBorders>
          </w:tcPr>
          <w:p w14:paraId="431E8A46" w14:textId="77777777" w:rsidR="002A64F7" w:rsidRDefault="00000000">
            <w:pPr>
              <w:spacing w:before="20" w:after="20" w:line="240" w:lineRule="auto"/>
              <w:jc w:val="center"/>
            </w:pPr>
            <w:r>
              <w:rPr>
                <w:rFonts w:cs="Times New Roman"/>
                <w:sz w:val="20"/>
              </w:rPr>
              <w:t>3.7 (1.8)</w:t>
            </w:r>
          </w:p>
        </w:tc>
        <w:tc>
          <w:tcPr>
            <w:tcW w:w="1170" w:type="dxa"/>
            <w:tcBorders>
              <w:top w:val="none" w:sz="0" w:space="0" w:color="000000"/>
              <w:left w:val="none" w:sz="0" w:space="0" w:color="000000"/>
              <w:bottom w:val="none" w:sz="0" w:space="0" w:color="000000"/>
              <w:right w:val="none" w:sz="0" w:space="0" w:color="000000"/>
            </w:tcBorders>
          </w:tcPr>
          <w:p w14:paraId="05AB82DD" w14:textId="77777777" w:rsidR="002A64F7" w:rsidRDefault="00000000">
            <w:pPr>
              <w:spacing w:before="20" w:after="20" w:line="240" w:lineRule="auto"/>
              <w:jc w:val="center"/>
            </w:pPr>
            <w:r>
              <w:rPr>
                <w:rFonts w:cs="Times New Roman"/>
                <w:sz w:val="20"/>
              </w:rPr>
              <w:t>F(4, 116828) = 1031.8***</w:t>
            </w:r>
          </w:p>
        </w:tc>
      </w:tr>
      <w:tr w:rsidR="002A64F7" w14:paraId="61BBE7CB" w14:textId="77777777">
        <w:tc>
          <w:tcPr>
            <w:tcW w:w="1170" w:type="dxa"/>
            <w:tcBorders>
              <w:top w:val="none" w:sz="0" w:space="0" w:color="000000"/>
              <w:left w:val="none" w:sz="0" w:space="0" w:color="000000"/>
              <w:bottom w:val="none" w:sz="0" w:space="0" w:color="000000"/>
              <w:right w:val="none" w:sz="0" w:space="0" w:color="000000"/>
            </w:tcBorders>
          </w:tcPr>
          <w:p w14:paraId="58AEA70E" w14:textId="77777777" w:rsidR="002A64F7" w:rsidRDefault="00000000">
            <w:pPr>
              <w:spacing w:before="20" w:after="20" w:line="240" w:lineRule="auto"/>
            </w:pPr>
            <w:r>
              <w:rPr>
                <w:rFonts w:cs="Times New Roman"/>
                <w:sz w:val="20"/>
              </w:rPr>
              <w:t>Minimal socialization, n (%)</w:t>
            </w:r>
          </w:p>
        </w:tc>
        <w:tc>
          <w:tcPr>
            <w:tcW w:w="1170" w:type="dxa"/>
            <w:tcBorders>
              <w:top w:val="none" w:sz="0" w:space="0" w:color="000000"/>
              <w:left w:val="none" w:sz="0" w:space="0" w:color="000000"/>
              <w:bottom w:val="none" w:sz="0" w:space="0" w:color="000000"/>
              <w:right w:val="none" w:sz="0" w:space="0" w:color="000000"/>
            </w:tcBorders>
          </w:tcPr>
          <w:p w14:paraId="3F4B9BE7" w14:textId="77777777" w:rsidR="002A64F7" w:rsidRDefault="00000000">
            <w:pPr>
              <w:spacing w:before="20" w:after="20" w:line="240" w:lineRule="auto"/>
              <w:jc w:val="center"/>
            </w:pPr>
            <w:r>
              <w:rPr>
                <w:rFonts w:cs="Times New Roman"/>
                <w:sz w:val="20"/>
              </w:rPr>
              <w:t>74,735 (41.0)</w:t>
            </w:r>
          </w:p>
        </w:tc>
        <w:tc>
          <w:tcPr>
            <w:tcW w:w="1170" w:type="dxa"/>
            <w:tcBorders>
              <w:top w:val="none" w:sz="0" w:space="0" w:color="000000"/>
              <w:left w:val="none" w:sz="0" w:space="0" w:color="000000"/>
              <w:bottom w:val="none" w:sz="0" w:space="0" w:color="000000"/>
              <w:right w:val="none" w:sz="0" w:space="0" w:color="000000"/>
            </w:tcBorders>
          </w:tcPr>
          <w:p w14:paraId="52A8C243" w14:textId="77777777" w:rsidR="002A64F7" w:rsidRDefault="00000000">
            <w:pPr>
              <w:spacing w:before="20" w:after="20" w:line="240" w:lineRule="auto"/>
              <w:jc w:val="center"/>
            </w:pPr>
            <w:r>
              <w:rPr>
                <w:rFonts w:cs="Times New Roman"/>
                <w:sz w:val="20"/>
              </w:rPr>
              <w:t>6,542 (60.3)</w:t>
            </w:r>
          </w:p>
        </w:tc>
        <w:tc>
          <w:tcPr>
            <w:tcW w:w="1170" w:type="dxa"/>
            <w:tcBorders>
              <w:top w:val="none" w:sz="0" w:space="0" w:color="000000"/>
              <w:left w:val="none" w:sz="0" w:space="0" w:color="000000"/>
              <w:bottom w:val="none" w:sz="0" w:space="0" w:color="000000"/>
              <w:right w:val="none" w:sz="0" w:space="0" w:color="000000"/>
            </w:tcBorders>
          </w:tcPr>
          <w:p w14:paraId="2F3159E9" w14:textId="77777777" w:rsidR="002A64F7" w:rsidRDefault="00000000">
            <w:pPr>
              <w:spacing w:before="20" w:after="20" w:line="240" w:lineRule="auto"/>
              <w:jc w:val="center"/>
            </w:pPr>
            <w:r>
              <w:rPr>
                <w:rFonts w:cs="Times New Roman"/>
                <w:sz w:val="20"/>
              </w:rPr>
              <w:t>22,800 (48.3)</w:t>
            </w:r>
          </w:p>
        </w:tc>
        <w:tc>
          <w:tcPr>
            <w:tcW w:w="1170" w:type="dxa"/>
            <w:tcBorders>
              <w:top w:val="none" w:sz="0" w:space="0" w:color="000000"/>
              <w:left w:val="none" w:sz="0" w:space="0" w:color="000000"/>
              <w:bottom w:val="none" w:sz="0" w:space="0" w:color="000000"/>
              <w:right w:val="none" w:sz="0" w:space="0" w:color="000000"/>
            </w:tcBorders>
          </w:tcPr>
          <w:p w14:paraId="135303C2" w14:textId="77777777" w:rsidR="002A64F7" w:rsidRDefault="00000000">
            <w:pPr>
              <w:spacing w:before="20" w:after="20" w:line="240" w:lineRule="auto"/>
              <w:jc w:val="center"/>
            </w:pPr>
            <w:r>
              <w:rPr>
                <w:rFonts w:cs="Times New Roman"/>
                <w:sz w:val="20"/>
              </w:rPr>
              <w:t>17,487 (38.1)</w:t>
            </w:r>
          </w:p>
        </w:tc>
        <w:tc>
          <w:tcPr>
            <w:tcW w:w="1170" w:type="dxa"/>
            <w:tcBorders>
              <w:top w:val="none" w:sz="0" w:space="0" w:color="000000"/>
              <w:left w:val="none" w:sz="0" w:space="0" w:color="000000"/>
              <w:bottom w:val="none" w:sz="0" w:space="0" w:color="000000"/>
              <w:right w:val="none" w:sz="0" w:space="0" w:color="000000"/>
            </w:tcBorders>
          </w:tcPr>
          <w:p w14:paraId="72C3E138" w14:textId="77777777" w:rsidR="002A64F7" w:rsidRDefault="00000000">
            <w:pPr>
              <w:spacing w:before="20" w:after="20" w:line="240" w:lineRule="auto"/>
              <w:jc w:val="center"/>
            </w:pPr>
            <w:r>
              <w:rPr>
                <w:rFonts w:cs="Times New Roman"/>
                <w:sz w:val="20"/>
              </w:rPr>
              <w:t>20,852 (32.6)</w:t>
            </w:r>
          </w:p>
        </w:tc>
        <w:tc>
          <w:tcPr>
            <w:tcW w:w="1170" w:type="dxa"/>
            <w:tcBorders>
              <w:top w:val="none" w:sz="0" w:space="0" w:color="000000"/>
              <w:left w:val="none" w:sz="0" w:space="0" w:color="000000"/>
              <w:bottom w:val="none" w:sz="0" w:space="0" w:color="000000"/>
              <w:right w:val="none" w:sz="0" w:space="0" w:color="000000"/>
            </w:tcBorders>
          </w:tcPr>
          <w:p w14:paraId="5FA426F0" w14:textId="77777777" w:rsidR="002A64F7" w:rsidRDefault="00000000">
            <w:pPr>
              <w:spacing w:before="20" w:after="20" w:line="240" w:lineRule="auto"/>
              <w:jc w:val="center"/>
            </w:pPr>
            <w:r>
              <w:rPr>
                <w:rFonts w:cs="Times New Roman"/>
                <w:sz w:val="20"/>
              </w:rPr>
              <w:t>7,054 (32.1)</w:t>
            </w:r>
          </w:p>
        </w:tc>
        <w:tc>
          <w:tcPr>
            <w:tcW w:w="1170" w:type="dxa"/>
            <w:tcBorders>
              <w:top w:val="none" w:sz="0" w:space="0" w:color="000000"/>
              <w:left w:val="none" w:sz="0" w:space="0" w:color="000000"/>
              <w:bottom w:val="none" w:sz="0" w:space="0" w:color="000000"/>
              <w:right w:val="none" w:sz="0" w:space="0" w:color="000000"/>
            </w:tcBorders>
          </w:tcPr>
          <w:p w14:paraId="3776C04C" w14:textId="77777777" w:rsidR="002A64F7" w:rsidRDefault="00000000">
            <w:pPr>
              <w:spacing w:before="20" w:after="20" w:line="240" w:lineRule="auto"/>
              <w:jc w:val="center"/>
            </w:pPr>
            <w:r>
              <w:rPr>
                <w:rFonts w:cs="Times New Roman"/>
                <w:sz w:val="20"/>
              </w:rPr>
              <w:t>F(4, 431620) = 883.1***</w:t>
            </w:r>
          </w:p>
        </w:tc>
      </w:tr>
      <w:tr w:rsidR="002A64F7" w14:paraId="6492851E" w14:textId="77777777">
        <w:tc>
          <w:tcPr>
            <w:tcW w:w="1170" w:type="dxa"/>
            <w:tcBorders>
              <w:top w:val="none" w:sz="0" w:space="0" w:color="000000"/>
              <w:left w:val="none" w:sz="0" w:space="0" w:color="000000"/>
              <w:bottom w:val="none" w:sz="0" w:space="0" w:color="000000"/>
              <w:right w:val="none" w:sz="0" w:space="0" w:color="000000"/>
            </w:tcBorders>
          </w:tcPr>
          <w:p w14:paraId="00B83BD4" w14:textId="77777777" w:rsidR="002A64F7" w:rsidRDefault="00000000">
            <w:pPr>
              <w:spacing w:before="20" w:after="20" w:line="240" w:lineRule="auto"/>
            </w:pPr>
            <w:r>
              <w:rPr>
                <w:rFonts w:cs="Times New Roman"/>
                <w:sz w:val="20"/>
              </w:rPr>
              <w:t>Civic social media use, n (%)</w:t>
            </w:r>
          </w:p>
        </w:tc>
        <w:tc>
          <w:tcPr>
            <w:tcW w:w="1170" w:type="dxa"/>
            <w:tcBorders>
              <w:top w:val="none" w:sz="0" w:space="0" w:color="000000"/>
              <w:left w:val="none" w:sz="0" w:space="0" w:color="000000"/>
              <w:bottom w:val="none" w:sz="0" w:space="0" w:color="000000"/>
              <w:right w:val="none" w:sz="0" w:space="0" w:color="000000"/>
            </w:tcBorders>
          </w:tcPr>
          <w:p w14:paraId="36DBE8C4" w14:textId="77777777" w:rsidR="002A64F7" w:rsidRDefault="00000000">
            <w:pPr>
              <w:spacing w:before="20" w:after="20" w:line="240" w:lineRule="auto"/>
              <w:jc w:val="center"/>
            </w:pPr>
            <w:r>
              <w:rPr>
                <w:rFonts w:cs="Times New Roman"/>
                <w:sz w:val="20"/>
              </w:rPr>
              <w:t>25,456 (12.8)</w:t>
            </w:r>
          </w:p>
        </w:tc>
        <w:tc>
          <w:tcPr>
            <w:tcW w:w="1170" w:type="dxa"/>
            <w:tcBorders>
              <w:top w:val="none" w:sz="0" w:space="0" w:color="000000"/>
              <w:left w:val="none" w:sz="0" w:space="0" w:color="000000"/>
              <w:bottom w:val="none" w:sz="0" w:space="0" w:color="000000"/>
              <w:right w:val="none" w:sz="0" w:space="0" w:color="000000"/>
            </w:tcBorders>
          </w:tcPr>
          <w:p w14:paraId="2D7D7C40" w14:textId="77777777" w:rsidR="002A64F7" w:rsidRDefault="00000000">
            <w:pPr>
              <w:spacing w:before="20" w:after="20" w:line="240" w:lineRule="auto"/>
              <w:jc w:val="center"/>
            </w:pPr>
            <w:r>
              <w:rPr>
                <w:rFonts w:cs="Times New Roman"/>
                <w:sz w:val="20"/>
              </w:rPr>
              <w:t>1,794 (16.4)</w:t>
            </w:r>
          </w:p>
        </w:tc>
        <w:tc>
          <w:tcPr>
            <w:tcW w:w="1170" w:type="dxa"/>
            <w:tcBorders>
              <w:top w:val="none" w:sz="0" w:space="0" w:color="000000"/>
              <w:left w:val="none" w:sz="0" w:space="0" w:color="000000"/>
              <w:bottom w:val="none" w:sz="0" w:space="0" w:color="000000"/>
              <w:right w:val="none" w:sz="0" w:space="0" w:color="000000"/>
            </w:tcBorders>
          </w:tcPr>
          <w:p w14:paraId="42146869" w14:textId="77777777" w:rsidR="002A64F7" w:rsidRDefault="00000000">
            <w:pPr>
              <w:spacing w:before="20" w:after="20" w:line="240" w:lineRule="auto"/>
              <w:jc w:val="center"/>
            </w:pPr>
            <w:r>
              <w:rPr>
                <w:rFonts w:cs="Times New Roman"/>
                <w:sz w:val="20"/>
              </w:rPr>
              <w:t>7,375 (14.6)</w:t>
            </w:r>
          </w:p>
        </w:tc>
        <w:tc>
          <w:tcPr>
            <w:tcW w:w="1170" w:type="dxa"/>
            <w:tcBorders>
              <w:top w:val="none" w:sz="0" w:space="0" w:color="000000"/>
              <w:left w:val="none" w:sz="0" w:space="0" w:color="000000"/>
              <w:bottom w:val="none" w:sz="0" w:space="0" w:color="000000"/>
              <w:right w:val="none" w:sz="0" w:space="0" w:color="000000"/>
            </w:tcBorders>
          </w:tcPr>
          <w:p w14:paraId="23F650B9" w14:textId="77777777" w:rsidR="002A64F7" w:rsidRDefault="00000000">
            <w:pPr>
              <w:spacing w:before="20" w:after="20" w:line="240" w:lineRule="auto"/>
              <w:jc w:val="center"/>
            </w:pPr>
            <w:r>
              <w:rPr>
                <w:rFonts w:cs="Times New Roman"/>
                <w:sz w:val="20"/>
              </w:rPr>
              <w:t>6,418 (12.7)</w:t>
            </w:r>
          </w:p>
        </w:tc>
        <w:tc>
          <w:tcPr>
            <w:tcW w:w="1170" w:type="dxa"/>
            <w:tcBorders>
              <w:top w:val="none" w:sz="0" w:space="0" w:color="000000"/>
              <w:left w:val="none" w:sz="0" w:space="0" w:color="000000"/>
              <w:bottom w:val="none" w:sz="0" w:space="0" w:color="000000"/>
              <w:right w:val="none" w:sz="0" w:space="0" w:color="000000"/>
            </w:tcBorders>
          </w:tcPr>
          <w:p w14:paraId="3B83951C" w14:textId="77777777" w:rsidR="002A64F7" w:rsidRDefault="00000000">
            <w:pPr>
              <w:spacing w:before="20" w:after="20" w:line="240" w:lineRule="auto"/>
              <w:jc w:val="center"/>
            </w:pPr>
            <w:r>
              <w:rPr>
                <w:rFonts w:cs="Times New Roman"/>
                <w:sz w:val="20"/>
              </w:rPr>
              <w:t>8,026 (11.5)</w:t>
            </w:r>
          </w:p>
        </w:tc>
        <w:tc>
          <w:tcPr>
            <w:tcW w:w="1170" w:type="dxa"/>
            <w:tcBorders>
              <w:top w:val="none" w:sz="0" w:space="0" w:color="000000"/>
              <w:left w:val="none" w:sz="0" w:space="0" w:color="000000"/>
              <w:bottom w:val="none" w:sz="0" w:space="0" w:color="000000"/>
              <w:right w:val="none" w:sz="0" w:space="0" w:color="000000"/>
            </w:tcBorders>
          </w:tcPr>
          <w:p w14:paraId="41FC2D16" w14:textId="77777777" w:rsidR="002A64F7" w:rsidRDefault="00000000">
            <w:pPr>
              <w:spacing w:before="20" w:after="20" w:line="240" w:lineRule="auto"/>
              <w:jc w:val="center"/>
            </w:pPr>
            <w:r>
              <w:rPr>
                <w:rFonts w:cs="Times New Roman"/>
                <w:sz w:val="20"/>
              </w:rPr>
              <w:t>1,843 (7.6)</w:t>
            </w:r>
          </w:p>
        </w:tc>
        <w:tc>
          <w:tcPr>
            <w:tcW w:w="1170" w:type="dxa"/>
            <w:tcBorders>
              <w:top w:val="none" w:sz="0" w:space="0" w:color="000000"/>
              <w:left w:val="none" w:sz="0" w:space="0" w:color="000000"/>
              <w:bottom w:val="none" w:sz="0" w:space="0" w:color="000000"/>
              <w:right w:val="none" w:sz="0" w:space="0" w:color="000000"/>
            </w:tcBorders>
          </w:tcPr>
          <w:p w14:paraId="025A7DA3" w14:textId="77777777" w:rsidR="002A64F7" w:rsidRDefault="00000000">
            <w:pPr>
              <w:spacing w:before="20" w:after="20" w:line="240" w:lineRule="auto"/>
              <w:jc w:val="center"/>
            </w:pPr>
            <w:r>
              <w:rPr>
                <w:rFonts w:cs="Times New Roman"/>
                <w:sz w:val="20"/>
              </w:rPr>
              <w:t>F(4, 415137) = 127.5***</w:t>
            </w:r>
          </w:p>
        </w:tc>
      </w:tr>
      <w:tr w:rsidR="002A64F7" w14:paraId="1AA54AEE" w14:textId="77777777">
        <w:tc>
          <w:tcPr>
            <w:tcW w:w="1170" w:type="dxa"/>
            <w:tcBorders>
              <w:top w:val="none" w:sz="0" w:space="0" w:color="000000"/>
              <w:left w:val="none" w:sz="0" w:space="0" w:color="000000"/>
              <w:bottom w:val="single" w:sz="8" w:space="0" w:color="000000"/>
              <w:right w:val="none" w:sz="0" w:space="0" w:color="000000"/>
            </w:tcBorders>
          </w:tcPr>
          <w:p w14:paraId="6409C4DD" w14:textId="77777777" w:rsidR="002A64F7" w:rsidRDefault="00000000">
            <w:pPr>
              <w:spacing w:before="20" w:after="20" w:line="240" w:lineRule="auto"/>
            </w:pPr>
            <w:r>
              <w:rPr>
                <w:rFonts w:cs="Times New Roman"/>
                <w:sz w:val="20"/>
              </w:rPr>
              <w:t>Volunteered, n (%)</w:t>
            </w:r>
          </w:p>
        </w:tc>
        <w:tc>
          <w:tcPr>
            <w:tcW w:w="1170" w:type="dxa"/>
            <w:tcBorders>
              <w:top w:val="none" w:sz="0" w:space="0" w:color="000000"/>
              <w:left w:val="none" w:sz="0" w:space="0" w:color="000000"/>
              <w:bottom w:val="single" w:sz="8" w:space="0" w:color="000000"/>
              <w:right w:val="none" w:sz="0" w:space="0" w:color="000000"/>
            </w:tcBorders>
          </w:tcPr>
          <w:p w14:paraId="65D23184" w14:textId="77777777" w:rsidR="002A64F7" w:rsidRDefault="00000000">
            <w:pPr>
              <w:spacing w:before="20" w:after="20" w:line="240" w:lineRule="auto"/>
              <w:jc w:val="center"/>
            </w:pPr>
            <w:r>
              <w:rPr>
                <w:rFonts w:cs="Times New Roman"/>
                <w:sz w:val="20"/>
              </w:rPr>
              <w:t>64,366 (29.4)</w:t>
            </w:r>
          </w:p>
        </w:tc>
        <w:tc>
          <w:tcPr>
            <w:tcW w:w="1170" w:type="dxa"/>
            <w:tcBorders>
              <w:top w:val="none" w:sz="0" w:space="0" w:color="000000"/>
              <w:left w:val="none" w:sz="0" w:space="0" w:color="000000"/>
              <w:bottom w:val="single" w:sz="8" w:space="0" w:color="000000"/>
              <w:right w:val="none" w:sz="0" w:space="0" w:color="000000"/>
            </w:tcBorders>
          </w:tcPr>
          <w:p w14:paraId="4BC28FFC" w14:textId="77777777" w:rsidR="002A64F7" w:rsidRDefault="00000000">
            <w:pPr>
              <w:spacing w:before="20" w:after="20" w:line="240" w:lineRule="auto"/>
              <w:jc w:val="center"/>
            </w:pPr>
            <w:r>
              <w:rPr>
                <w:rFonts w:cs="Times New Roman"/>
                <w:sz w:val="20"/>
              </w:rPr>
              <w:t>2,634 (23.4)</w:t>
            </w:r>
          </w:p>
        </w:tc>
        <w:tc>
          <w:tcPr>
            <w:tcW w:w="1170" w:type="dxa"/>
            <w:tcBorders>
              <w:top w:val="none" w:sz="0" w:space="0" w:color="000000"/>
              <w:left w:val="none" w:sz="0" w:space="0" w:color="000000"/>
              <w:bottom w:val="single" w:sz="8" w:space="0" w:color="000000"/>
              <w:right w:val="none" w:sz="0" w:space="0" w:color="000000"/>
            </w:tcBorders>
          </w:tcPr>
          <w:p w14:paraId="021A9A21" w14:textId="77777777" w:rsidR="002A64F7" w:rsidRDefault="00000000">
            <w:pPr>
              <w:spacing w:before="20" w:after="20" w:line="240" w:lineRule="auto"/>
              <w:jc w:val="center"/>
            </w:pPr>
            <w:r>
              <w:rPr>
                <w:rFonts w:cs="Times New Roman"/>
                <w:sz w:val="20"/>
              </w:rPr>
              <w:t>16,010 (28.3)</w:t>
            </w:r>
          </w:p>
        </w:tc>
        <w:tc>
          <w:tcPr>
            <w:tcW w:w="1170" w:type="dxa"/>
            <w:tcBorders>
              <w:top w:val="none" w:sz="0" w:space="0" w:color="000000"/>
              <w:left w:val="none" w:sz="0" w:space="0" w:color="000000"/>
              <w:bottom w:val="single" w:sz="8" w:space="0" w:color="000000"/>
              <w:right w:val="none" w:sz="0" w:space="0" w:color="000000"/>
            </w:tcBorders>
          </w:tcPr>
          <w:p w14:paraId="5197A6D3" w14:textId="77777777" w:rsidR="002A64F7" w:rsidRDefault="00000000">
            <w:pPr>
              <w:spacing w:before="20" w:after="20" w:line="240" w:lineRule="auto"/>
              <w:jc w:val="center"/>
            </w:pPr>
            <w:r>
              <w:rPr>
                <w:rFonts w:cs="Times New Roman"/>
                <w:sz w:val="20"/>
              </w:rPr>
              <w:t>17,656 (34.5)</w:t>
            </w:r>
          </w:p>
        </w:tc>
        <w:tc>
          <w:tcPr>
            <w:tcW w:w="1170" w:type="dxa"/>
            <w:tcBorders>
              <w:top w:val="none" w:sz="0" w:space="0" w:color="000000"/>
              <w:left w:val="none" w:sz="0" w:space="0" w:color="000000"/>
              <w:bottom w:val="single" w:sz="8" w:space="0" w:color="000000"/>
              <w:right w:val="none" w:sz="0" w:space="0" w:color="000000"/>
            </w:tcBorders>
          </w:tcPr>
          <w:p w14:paraId="41E7C765" w14:textId="77777777" w:rsidR="002A64F7" w:rsidRDefault="00000000">
            <w:pPr>
              <w:spacing w:before="20" w:after="20" w:line="240" w:lineRule="auto"/>
              <w:jc w:val="center"/>
            </w:pPr>
            <w:r>
              <w:rPr>
                <w:rFonts w:cs="Times New Roman"/>
                <w:sz w:val="20"/>
              </w:rPr>
              <w:t>21,929 (29.7)</w:t>
            </w:r>
          </w:p>
        </w:tc>
        <w:tc>
          <w:tcPr>
            <w:tcW w:w="1170" w:type="dxa"/>
            <w:tcBorders>
              <w:top w:val="none" w:sz="0" w:space="0" w:color="000000"/>
              <w:left w:val="none" w:sz="0" w:space="0" w:color="000000"/>
              <w:bottom w:val="single" w:sz="8" w:space="0" w:color="000000"/>
              <w:right w:val="none" w:sz="0" w:space="0" w:color="000000"/>
            </w:tcBorders>
          </w:tcPr>
          <w:p w14:paraId="73D936E5" w14:textId="77777777" w:rsidR="002A64F7" w:rsidRDefault="00000000">
            <w:pPr>
              <w:spacing w:before="20" w:after="20" w:line="240" w:lineRule="auto"/>
              <w:jc w:val="center"/>
            </w:pPr>
            <w:r>
              <w:rPr>
                <w:rFonts w:cs="Times New Roman"/>
                <w:sz w:val="20"/>
              </w:rPr>
              <w:t>6,137 (24.0)</w:t>
            </w:r>
          </w:p>
        </w:tc>
        <w:tc>
          <w:tcPr>
            <w:tcW w:w="1170" w:type="dxa"/>
            <w:tcBorders>
              <w:top w:val="none" w:sz="0" w:space="0" w:color="000000"/>
              <w:left w:val="none" w:sz="0" w:space="0" w:color="000000"/>
              <w:bottom w:val="single" w:sz="8" w:space="0" w:color="000000"/>
              <w:right w:val="none" w:sz="0" w:space="0" w:color="000000"/>
            </w:tcBorders>
          </w:tcPr>
          <w:p w14:paraId="6F1BDAC9" w14:textId="77777777" w:rsidR="002A64F7" w:rsidRDefault="00000000">
            <w:pPr>
              <w:spacing w:before="20" w:after="20" w:line="240" w:lineRule="auto"/>
              <w:jc w:val="center"/>
            </w:pPr>
            <w:r>
              <w:rPr>
                <w:rFonts w:cs="Times New Roman"/>
                <w:sz w:val="20"/>
              </w:rPr>
              <w:t>F(4, 424814) = 175.5***</w:t>
            </w:r>
          </w:p>
        </w:tc>
      </w:tr>
    </w:tbl>
    <w:p w14:paraId="52385451" w14:textId="77777777" w:rsidR="002A64F7" w:rsidRDefault="00000000">
      <w:pPr>
        <w:spacing w:before="40" w:after="0" w:line="480" w:lineRule="auto"/>
      </w:pPr>
      <w:r>
        <w:rPr>
          <w:rFonts w:cs="Times New Roman"/>
          <w:i/>
          <w:sz w:val="20"/>
        </w:rPr>
        <w:t xml:space="preserve">Note. </w:t>
      </w:r>
      <w:r>
        <w:rPr>
          <w:rFonts w:cs="Times New Roman"/>
          <w:sz w:val="20"/>
        </w:rPr>
        <w:t>Survey-weighted estimates. Minimal socialization = reported socializing not at all or a few times per year. Civic SM = used social media for civic or political purposes. Test statistics are design-corrected F-tests.</w:t>
      </w:r>
    </w:p>
    <w:p w14:paraId="560788AF" w14:textId="77777777" w:rsidR="002A64F7" w:rsidRDefault="00000000">
      <w:pPr>
        <w:spacing w:before="40" w:after="0" w:line="480" w:lineRule="auto"/>
      </w:pPr>
      <w:r>
        <w:rPr>
          <w:rFonts w:cs="Times New Roman"/>
          <w:sz w:val="20"/>
        </w:rPr>
        <w:t>*p &lt; .05. **p &lt; .01. ***p &lt; .001.</w:t>
      </w:r>
    </w:p>
    <w:p w14:paraId="7A137292" w14:textId="77777777" w:rsidR="002A64F7" w:rsidRDefault="002A64F7">
      <w:pPr>
        <w:spacing w:before="80" w:after="240" w:line="480" w:lineRule="auto"/>
      </w:pPr>
    </w:p>
    <w:p w14:paraId="571F3270" w14:textId="77777777" w:rsidR="002A64F7" w:rsidRDefault="00000000">
      <w:pPr>
        <w:spacing w:before="240" w:after="0" w:line="480" w:lineRule="auto"/>
      </w:pPr>
      <w:r>
        <w:rPr>
          <w:rFonts w:cs="Times New Roman"/>
          <w:b/>
          <w:i/>
        </w:rPr>
        <w:t>Table 6</w:t>
      </w:r>
    </w:p>
    <w:p w14:paraId="62DEE600" w14:textId="77777777" w:rsidR="002A64F7" w:rsidRDefault="00000000">
      <w:pPr>
        <w:spacing w:after="80" w:line="480" w:lineRule="auto"/>
      </w:pPr>
      <w:r>
        <w:rPr>
          <w:rFonts w:cs="Times New Roman"/>
          <w:i/>
        </w:rPr>
        <w:lastRenderedPageBreak/>
        <w:t>Volunteering and Minimal Socialization Rates by Generation and Survey Wave (Survey-Weighted Estimates)</w:t>
      </w:r>
    </w:p>
    <w:tbl>
      <w:tblPr>
        <w:tblW w:w="5000" w:type="pct"/>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128"/>
        <w:gridCol w:w="1036"/>
        <w:gridCol w:w="1038"/>
        <w:gridCol w:w="1037"/>
        <w:gridCol w:w="1061"/>
        <w:gridCol w:w="1039"/>
        <w:gridCol w:w="1150"/>
        <w:gridCol w:w="1050"/>
        <w:gridCol w:w="1037"/>
      </w:tblGrid>
      <w:tr w:rsidR="002A64F7" w14:paraId="6ACFD97F" w14:textId="77777777">
        <w:tc>
          <w:tcPr>
            <w:tcW w:w="1040" w:type="dxa"/>
            <w:tcBorders>
              <w:top w:val="single" w:sz="8" w:space="0" w:color="000000"/>
              <w:left w:val="none" w:sz="0" w:space="0" w:color="000000"/>
              <w:bottom w:val="single" w:sz="8" w:space="0" w:color="000000"/>
              <w:right w:val="none" w:sz="0" w:space="0" w:color="000000"/>
            </w:tcBorders>
          </w:tcPr>
          <w:p w14:paraId="1C2A7CBF" w14:textId="77777777" w:rsidR="002A64F7" w:rsidRDefault="00000000">
            <w:pPr>
              <w:spacing w:before="40" w:after="40" w:line="240" w:lineRule="auto"/>
            </w:pPr>
            <w:r>
              <w:rPr>
                <w:rFonts w:cs="Times New Roman"/>
                <w:b/>
                <w:sz w:val="20"/>
              </w:rPr>
              <w:t>generation</w:t>
            </w:r>
          </w:p>
        </w:tc>
        <w:tc>
          <w:tcPr>
            <w:tcW w:w="1040" w:type="dxa"/>
            <w:tcBorders>
              <w:top w:val="single" w:sz="8" w:space="0" w:color="000000"/>
              <w:left w:val="none" w:sz="0" w:space="0" w:color="000000"/>
              <w:bottom w:val="single" w:sz="8" w:space="0" w:color="000000"/>
              <w:right w:val="none" w:sz="0" w:space="0" w:color="000000"/>
            </w:tcBorders>
          </w:tcPr>
          <w:p w14:paraId="250070B3" w14:textId="77777777" w:rsidR="002A64F7" w:rsidRDefault="00000000">
            <w:pPr>
              <w:spacing w:before="40" w:after="40" w:line="240" w:lineRule="auto"/>
              <w:jc w:val="center"/>
            </w:pPr>
            <w:r>
              <w:rPr>
                <w:rFonts w:cs="Times New Roman"/>
                <w:b/>
                <w:sz w:val="20"/>
              </w:rPr>
              <w:t>wave</w:t>
            </w:r>
          </w:p>
        </w:tc>
        <w:tc>
          <w:tcPr>
            <w:tcW w:w="1040" w:type="dxa"/>
            <w:tcBorders>
              <w:top w:val="single" w:sz="8" w:space="0" w:color="000000"/>
              <w:left w:val="none" w:sz="0" w:space="0" w:color="000000"/>
              <w:bottom w:val="single" w:sz="8" w:space="0" w:color="000000"/>
              <w:right w:val="none" w:sz="0" w:space="0" w:color="000000"/>
            </w:tcBorders>
          </w:tcPr>
          <w:p w14:paraId="1CF0372E" w14:textId="77777777" w:rsidR="002A64F7" w:rsidRDefault="00000000">
            <w:pPr>
              <w:spacing w:before="40" w:after="40" w:line="240" w:lineRule="auto"/>
              <w:jc w:val="center"/>
            </w:pPr>
            <w:r>
              <w:rPr>
                <w:rFonts w:cs="Times New Roman"/>
                <w:b/>
                <w:sz w:val="20"/>
              </w:rPr>
              <w:t>vol_pct</w:t>
            </w:r>
          </w:p>
        </w:tc>
        <w:tc>
          <w:tcPr>
            <w:tcW w:w="1040" w:type="dxa"/>
            <w:tcBorders>
              <w:top w:val="single" w:sz="8" w:space="0" w:color="000000"/>
              <w:left w:val="none" w:sz="0" w:space="0" w:color="000000"/>
              <w:bottom w:val="single" w:sz="8" w:space="0" w:color="000000"/>
              <w:right w:val="none" w:sz="0" w:space="0" w:color="000000"/>
            </w:tcBorders>
          </w:tcPr>
          <w:p w14:paraId="4681A35F" w14:textId="77777777" w:rsidR="002A64F7" w:rsidRDefault="00000000">
            <w:pPr>
              <w:spacing w:before="40" w:after="40" w:line="240" w:lineRule="auto"/>
              <w:jc w:val="center"/>
            </w:pPr>
            <w:r>
              <w:rPr>
                <w:rFonts w:cs="Times New Roman"/>
                <w:b/>
                <w:sz w:val="20"/>
              </w:rPr>
              <w:t>vol_se</w:t>
            </w:r>
          </w:p>
        </w:tc>
        <w:tc>
          <w:tcPr>
            <w:tcW w:w="1040" w:type="dxa"/>
            <w:tcBorders>
              <w:top w:val="single" w:sz="8" w:space="0" w:color="000000"/>
              <w:left w:val="none" w:sz="0" w:space="0" w:color="000000"/>
              <w:bottom w:val="single" w:sz="8" w:space="0" w:color="000000"/>
              <w:right w:val="none" w:sz="0" w:space="0" w:color="000000"/>
            </w:tcBorders>
          </w:tcPr>
          <w:p w14:paraId="76654E2C" w14:textId="77777777" w:rsidR="002A64F7" w:rsidRDefault="00000000">
            <w:pPr>
              <w:spacing w:before="40" w:after="40" w:line="240" w:lineRule="auto"/>
              <w:jc w:val="center"/>
            </w:pPr>
            <w:r>
              <w:rPr>
                <w:rFonts w:cs="Times New Roman"/>
                <w:b/>
                <w:sz w:val="20"/>
              </w:rPr>
              <w:t>nosoc_pct</w:t>
            </w:r>
          </w:p>
        </w:tc>
        <w:tc>
          <w:tcPr>
            <w:tcW w:w="1040" w:type="dxa"/>
            <w:tcBorders>
              <w:top w:val="single" w:sz="8" w:space="0" w:color="000000"/>
              <w:left w:val="none" w:sz="0" w:space="0" w:color="000000"/>
              <w:bottom w:val="single" w:sz="8" w:space="0" w:color="000000"/>
              <w:right w:val="none" w:sz="0" w:space="0" w:color="000000"/>
            </w:tcBorders>
          </w:tcPr>
          <w:p w14:paraId="2774E5F2" w14:textId="77777777" w:rsidR="002A64F7" w:rsidRDefault="00000000">
            <w:pPr>
              <w:spacing w:before="40" w:after="40" w:line="240" w:lineRule="auto"/>
              <w:jc w:val="center"/>
            </w:pPr>
            <w:r>
              <w:rPr>
                <w:rFonts w:cs="Times New Roman"/>
                <w:b/>
                <w:sz w:val="20"/>
              </w:rPr>
              <w:t>nosoc_se</w:t>
            </w:r>
          </w:p>
        </w:tc>
        <w:tc>
          <w:tcPr>
            <w:tcW w:w="1040" w:type="dxa"/>
            <w:tcBorders>
              <w:top w:val="single" w:sz="8" w:space="0" w:color="000000"/>
              <w:left w:val="none" w:sz="0" w:space="0" w:color="000000"/>
              <w:bottom w:val="single" w:sz="8" w:space="0" w:color="000000"/>
              <w:right w:val="none" w:sz="0" w:space="0" w:color="000000"/>
            </w:tcBorders>
          </w:tcPr>
          <w:p w14:paraId="4AA64769" w14:textId="77777777" w:rsidR="002A64F7" w:rsidRDefault="00000000">
            <w:pPr>
              <w:spacing w:before="40" w:after="40" w:line="240" w:lineRule="auto"/>
              <w:jc w:val="center"/>
            </w:pPr>
            <w:r>
              <w:rPr>
                <w:rFonts w:cs="Times New Roman"/>
                <w:b/>
                <w:sz w:val="20"/>
              </w:rPr>
              <w:t>lowsoc_pct</w:t>
            </w:r>
          </w:p>
        </w:tc>
        <w:tc>
          <w:tcPr>
            <w:tcW w:w="1040" w:type="dxa"/>
            <w:tcBorders>
              <w:top w:val="single" w:sz="8" w:space="0" w:color="000000"/>
              <w:left w:val="none" w:sz="0" w:space="0" w:color="000000"/>
              <w:bottom w:val="single" w:sz="8" w:space="0" w:color="000000"/>
              <w:right w:val="none" w:sz="0" w:space="0" w:color="000000"/>
            </w:tcBorders>
          </w:tcPr>
          <w:p w14:paraId="680E6075" w14:textId="77777777" w:rsidR="002A64F7" w:rsidRDefault="00000000">
            <w:pPr>
              <w:spacing w:before="40" w:after="40" w:line="240" w:lineRule="auto"/>
              <w:jc w:val="center"/>
            </w:pPr>
            <w:r>
              <w:rPr>
                <w:rFonts w:cs="Times New Roman"/>
                <w:b/>
                <w:sz w:val="20"/>
              </w:rPr>
              <w:t>lowsoc_se</w:t>
            </w:r>
          </w:p>
        </w:tc>
        <w:tc>
          <w:tcPr>
            <w:tcW w:w="1040" w:type="dxa"/>
            <w:tcBorders>
              <w:top w:val="single" w:sz="8" w:space="0" w:color="000000"/>
              <w:left w:val="none" w:sz="0" w:space="0" w:color="000000"/>
              <w:bottom w:val="single" w:sz="8" w:space="0" w:color="000000"/>
              <w:right w:val="none" w:sz="0" w:space="0" w:color="000000"/>
            </w:tcBorders>
          </w:tcPr>
          <w:p w14:paraId="0A975621" w14:textId="77777777" w:rsidR="002A64F7" w:rsidRDefault="00000000">
            <w:pPr>
              <w:spacing w:before="40" w:after="40" w:line="240" w:lineRule="auto"/>
              <w:jc w:val="center"/>
            </w:pPr>
            <w:r>
              <w:rPr>
                <w:rFonts w:cs="Times New Roman"/>
                <w:b/>
                <w:sz w:val="20"/>
              </w:rPr>
              <w:t>n</w:t>
            </w:r>
          </w:p>
        </w:tc>
      </w:tr>
      <w:tr w:rsidR="002A64F7" w14:paraId="5B2933A0" w14:textId="77777777">
        <w:tc>
          <w:tcPr>
            <w:tcW w:w="1040" w:type="dxa"/>
            <w:tcBorders>
              <w:top w:val="none" w:sz="0" w:space="0" w:color="000000"/>
              <w:left w:val="none" w:sz="0" w:space="0" w:color="000000"/>
              <w:bottom w:val="none" w:sz="0" w:space="0" w:color="000000"/>
              <w:right w:val="none" w:sz="0" w:space="0" w:color="000000"/>
            </w:tcBorders>
          </w:tcPr>
          <w:p w14:paraId="42D7CF1A" w14:textId="77777777" w:rsidR="002A64F7" w:rsidRDefault="00000000">
            <w:pPr>
              <w:spacing w:before="20" w:after="20" w:line="240" w:lineRule="auto"/>
            </w:pPr>
            <w:r>
              <w:rPr>
                <w:rFonts w:cs="Times New Roman"/>
                <w:sz w:val="20"/>
              </w:rPr>
              <w:t>Gen Z</w:t>
            </w:r>
          </w:p>
        </w:tc>
        <w:tc>
          <w:tcPr>
            <w:tcW w:w="1040" w:type="dxa"/>
            <w:tcBorders>
              <w:top w:val="none" w:sz="0" w:space="0" w:color="000000"/>
              <w:left w:val="none" w:sz="0" w:space="0" w:color="000000"/>
              <w:bottom w:val="none" w:sz="0" w:space="0" w:color="000000"/>
              <w:right w:val="none" w:sz="0" w:space="0" w:color="000000"/>
            </w:tcBorders>
          </w:tcPr>
          <w:p w14:paraId="6C30FCEC" w14:textId="77777777" w:rsidR="002A64F7" w:rsidRDefault="00000000">
            <w:pPr>
              <w:spacing w:before="20" w:after="20" w:line="240" w:lineRule="auto"/>
              <w:jc w:val="center"/>
            </w:pPr>
            <w:r>
              <w:rPr>
                <w:rFonts w:cs="Times New Roman"/>
                <w:sz w:val="20"/>
              </w:rPr>
              <w:t>2017</w:t>
            </w:r>
          </w:p>
        </w:tc>
        <w:tc>
          <w:tcPr>
            <w:tcW w:w="1040" w:type="dxa"/>
            <w:tcBorders>
              <w:top w:val="none" w:sz="0" w:space="0" w:color="000000"/>
              <w:left w:val="none" w:sz="0" w:space="0" w:color="000000"/>
              <w:bottom w:val="none" w:sz="0" w:space="0" w:color="000000"/>
              <w:right w:val="none" w:sz="0" w:space="0" w:color="000000"/>
            </w:tcBorders>
          </w:tcPr>
          <w:p w14:paraId="2E63D9D4" w14:textId="77777777" w:rsidR="002A64F7" w:rsidRDefault="00000000">
            <w:pPr>
              <w:spacing w:before="20" w:after="20" w:line="240" w:lineRule="auto"/>
              <w:jc w:val="center"/>
            </w:pPr>
            <w:r>
              <w:rPr>
                <w:rFonts w:cs="Times New Roman"/>
                <w:sz w:val="20"/>
              </w:rPr>
              <w:t>25.7</w:t>
            </w:r>
          </w:p>
        </w:tc>
        <w:tc>
          <w:tcPr>
            <w:tcW w:w="1040" w:type="dxa"/>
            <w:tcBorders>
              <w:top w:val="none" w:sz="0" w:space="0" w:color="000000"/>
              <w:left w:val="none" w:sz="0" w:space="0" w:color="000000"/>
              <w:bottom w:val="none" w:sz="0" w:space="0" w:color="000000"/>
              <w:right w:val="none" w:sz="0" w:space="0" w:color="000000"/>
            </w:tcBorders>
          </w:tcPr>
          <w:p w14:paraId="47A869AA" w14:textId="77777777" w:rsidR="002A64F7" w:rsidRDefault="00000000">
            <w:pPr>
              <w:spacing w:before="20" w:after="20" w:line="240" w:lineRule="auto"/>
              <w:jc w:val="center"/>
            </w:pPr>
            <w:r>
              <w:rPr>
                <w:rFonts w:cs="Times New Roman"/>
                <w:sz w:val="20"/>
              </w:rPr>
              <w:t>1.2</w:t>
            </w:r>
          </w:p>
        </w:tc>
        <w:tc>
          <w:tcPr>
            <w:tcW w:w="1040" w:type="dxa"/>
            <w:tcBorders>
              <w:top w:val="none" w:sz="0" w:space="0" w:color="000000"/>
              <w:left w:val="none" w:sz="0" w:space="0" w:color="000000"/>
              <w:bottom w:val="none" w:sz="0" w:space="0" w:color="000000"/>
              <w:right w:val="none" w:sz="0" w:space="0" w:color="000000"/>
            </w:tcBorders>
          </w:tcPr>
          <w:p w14:paraId="22EA7BD2" w14:textId="77777777" w:rsidR="002A64F7" w:rsidRDefault="00000000">
            <w:pPr>
              <w:spacing w:before="20" w:after="20" w:line="240" w:lineRule="auto"/>
              <w:jc w:val="center"/>
            </w:pPr>
            <w:r>
              <w:rPr>
                <w:rFonts w:cs="Times New Roman"/>
                <w:sz w:val="20"/>
              </w:rPr>
              <w:t>44.6</w:t>
            </w:r>
          </w:p>
        </w:tc>
        <w:tc>
          <w:tcPr>
            <w:tcW w:w="1040" w:type="dxa"/>
            <w:tcBorders>
              <w:top w:val="none" w:sz="0" w:space="0" w:color="000000"/>
              <w:left w:val="none" w:sz="0" w:space="0" w:color="000000"/>
              <w:bottom w:val="none" w:sz="0" w:space="0" w:color="000000"/>
              <w:right w:val="none" w:sz="0" w:space="0" w:color="000000"/>
            </w:tcBorders>
          </w:tcPr>
          <w:p w14:paraId="189CF1B2" w14:textId="77777777" w:rsidR="002A64F7" w:rsidRDefault="00000000">
            <w:pPr>
              <w:spacing w:before="20" w:after="20" w:line="240" w:lineRule="auto"/>
              <w:jc w:val="center"/>
            </w:pPr>
            <w:r>
              <w:rPr>
                <w:rFonts w:cs="Times New Roman"/>
                <w:sz w:val="20"/>
              </w:rPr>
              <w:t>1.4</w:t>
            </w:r>
          </w:p>
        </w:tc>
        <w:tc>
          <w:tcPr>
            <w:tcW w:w="1040" w:type="dxa"/>
            <w:tcBorders>
              <w:top w:val="none" w:sz="0" w:space="0" w:color="000000"/>
              <w:left w:val="none" w:sz="0" w:space="0" w:color="000000"/>
              <w:bottom w:val="none" w:sz="0" w:space="0" w:color="000000"/>
              <w:right w:val="none" w:sz="0" w:space="0" w:color="000000"/>
            </w:tcBorders>
          </w:tcPr>
          <w:p w14:paraId="57F0FB4D" w14:textId="77777777" w:rsidR="002A64F7" w:rsidRDefault="00000000">
            <w:pPr>
              <w:spacing w:before="20" w:after="20" w:line="240" w:lineRule="auto"/>
              <w:jc w:val="center"/>
            </w:pPr>
            <w:r>
              <w:rPr>
                <w:rFonts w:cs="Times New Roman"/>
                <w:sz w:val="20"/>
              </w:rPr>
              <w:t>56.6</w:t>
            </w:r>
          </w:p>
        </w:tc>
        <w:tc>
          <w:tcPr>
            <w:tcW w:w="1040" w:type="dxa"/>
            <w:tcBorders>
              <w:top w:val="none" w:sz="0" w:space="0" w:color="000000"/>
              <w:left w:val="none" w:sz="0" w:space="0" w:color="000000"/>
              <w:bottom w:val="none" w:sz="0" w:space="0" w:color="000000"/>
              <w:right w:val="none" w:sz="0" w:space="0" w:color="000000"/>
            </w:tcBorders>
          </w:tcPr>
          <w:p w14:paraId="52E5974E" w14:textId="77777777" w:rsidR="002A64F7" w:rsidRDefault="00000000">
            <w:pPr>
              <w:spacing w:before="20" w:after="20" w:line="240" w:lineRule="auto"/>
              <w:jc w:val="center"/>
            </w:pPr>
            <w:r>
              <w:rPr>
                <w:rFonts w:cs="Times New Roman"/>
                <w:sz w:val="20"/>
              </w:rPr>
              <w:t>1.4</w:t>
            </w:r>
          </w:p>
        </w:tc>
        <w:tc>
          <w:tcPr>
            <w:tcW w:w="1040" w:type="dxa"/>
            <w:tcBorders>
              <w:top w:val="none" w:sz="0" w:space="0" w:color="000000"/>
              <w:left w:val="none" w:sz="0" w:space="0" w:color="000000"/>
              <w:bottom w:val="none" w:sz="0" w:space="0" w:color="000000"/>
              <w:right w:val="none" w:sz="0" w:space="0" w:color="000000"/>
            </w:tcBorders>
          </w:tcPr>
          <w:p w14:paraId="4CEA7F79" w14:textId="77777777" w:rsidR="002A64F7" w:rsidRDefault="00000000">
            <w:pPr>
              <w:spacing w:before="20" w:after="20" w:line="240" w:lineRule="auto"/>
              <w:jc w:val="center"/>
            </w:pPr>
            <w:r>
              <w:rPr>
                <w:rFonts w:cs="Times New Roman"/>
                <w:sz w:val="20"/>
              </w:rPr>
              <w:t>1839</w:t>
            </w:r>
          </w:p>
        </w:tc>
      </w:tr>
      <w:tr w:rsidR="002A64F7" w14:paraId="6DC8B886" w14:textId="77777777">
        <w:tc>
          <w:tcPr>
            <w:tcW w:w="1040" w:type="dxa"/>
            <w:tcBorders>
              <w:top w:val="none" w:sz="0" w:space="0" w:color="000000"/>
              <w:left w:val="none" w:sz="0" w:space="0" w:color="000000"/>
              <w:bottom w:val="none" w:sz="0" w:space="0" w:color="000000"/>
              <w:right w:val="none" w:sz="0" w:space="0" w:color="000000"/>
            </w:tcBorders>
          </w:tcPr>
          <w:p w14:paraId="56AE65D4" w14:textId="77777777" w:rsidR="002A64F7" w:rsidRDefault="00000000">
            <w:pPr>
              <w:spacing w:before="20" w:after="20" w:line="240" w:lineRule="auto"/>
            </w:pPr>
            <w:r>
              <w:rPr>
                <w:rFonts w:cs="Times New Roman"/>
                <w:sz w:val="20"/>
              </w:rPr>
              <w:t>Millennial</w:t>
            </w:r>
          </w:p>
        </w:tc>
        <w:tc>
          <w:tcPr>
            <w:tcW w:w="1040" w:type="dxa"/>
            <w:tcBorders>
              <w:top w:val="none" w:sz="0" w:space="0" w:color="000000"/>
              <w:left w:val="none" w:sz="0" w:space="0" w:color="000000"/>
              <w:bottom w:val="none" w:sz="0" w:space="0" w:color="000000"/>
              <w:right w:val="none" w:sz="0" w:space="0" w:color="000000"/>
            </w:tcBorders>
          </w:tcPr>
          <w:p w14:paraId="7B8554A6" w14:textId="77777777" w:rsidR="002A64F7" w:rsidRDefault="00000000">
            <w:pPr>
              <w:spacing w:before="20" w:after="20" w:line="240" w:lineRule="auto"/>
              <w:jc w:val="center"/>
            </w:pPr>
            <w:r>
              <w:rPr>
                <w:rFonts w:cs="Times New Roman"/>
                <w:sz w:val="20"/>
              </w:rPr>
              <w:t>2017</w:t>
            </w:r>
          </w:p>
        </w:tc>
        <w:tc>
          <w:tcPr>
            <w:tcW w:w="1040" w:type="dxa"/>
            <w:tcBorders>
              <w:top w:val="none" w:sz="0" w:space="0" w:color="000000"/>
              <w:left w:val="none" w:sz="0" w:space="0" w:color="000000"/>
              <w:bottom w:val="none" w:sz="0" w:space="0" w:color="000000"/>
              <w:right w:val="none" w:sz="0" w:space="0" w:color="000000"/>
            </w:tcBorders>
          </w:tcPr>
          <w:p w14:paraId="450D4DF4" w14:textId="77777777" w:rsidR="002A64F7" w:rsidRDefault="00000000">
            <w:pPr>
              <w:spacing w:before="20" w:after="20" w:line="240" w:lineRule="auto"/>
              <w:jc w:val="center"/>
            </w:pPr>
            <w:r>
              <w:rPr>
                <w:rFonts w:cs="Times New Roman"/>
                <w:sz w:val="20"/>
              </w:rPr>
              <w:t>29</w:t>
            </w:r>
          </w:p>
        </w:tc>
        <w:tc>
          <w:tcPr>
            <w:tcW w:w="1040" w:type="dxa"/>
            <w:tcBorders>
              <w:top w:val="none" w:sz="0" w:space="0" w:color="000000"/>
              <w:left w:val="none" w:sz="0" w:space="0" w:color="000000"/>
              <w:bottom w:val="none" w:sz="0" w:space="0" w:color="000000"/>
              <w:right w:val="none" w:sz="0" w:space="0" w:color="000000"/>
            </w:tcBorders>
          </w:tcPr>
          <w:p w14:paraId="2A7467FA"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4EC5AF98" w14:textId="77777777" w:rsidR="002A64F7" w:rsidRDefault="00000000">
            <w:pPr>
              <w:spacing w:before="20" w:after="20" w:line="240" w:lineRule="auto"/>
              <w:jc w:val="center"/>
            </w:pPr>
            <w:r>
              <w:rPr>
                <w:rFonts w:cs="Times New Roman"/>
                <w:sz w:val="20"/>
              </w:rPr>
              <w:t>33</w:t>
            </w:r>
          </w:p>
        </w:tc>
        <w:tc>
          <w:tcPr>
            <w:tcW w:w="1040" w:type="dxa"/>
            <w:tcBorders>
              <w:top w:val="none" w:sz="0" w:space="0" w:color="000000"/>
              <w:left w:val="none" w:sz="0" w:space="0" w:color="000000"/>
              <w:bottom w:val="none" w:sz="0" w:space="0" w:color="000000"/>
              <w:right w:val="none" w:sz="0" w:space="0" w:color="000000"/>
            </w:tcBorders>
          </w:tcPr>
          <w:p w14:paraId="10EE48E4"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206F112C" w14:textId="77777777" w:rsidR="002A64F7" w:rsidRDefault="00000000">
            <w:pPr>
              <w:spacing w:before="20" w:after="20" w:line="240" w:lineRule="auto"/>
              <w:jc w:val="center"/>
            </w:pPr>
            <w:r>
              <w:rPr>
                <w:rFonts w:cs="Times New Roman"/>
                <w:sz w:val="20"/>
              </w:rPr>
              <w:t>46.6</w:t>
            </w:r>
          </w:p>
        </w:tc>
        <w:tc>
          <w:tcPr>
            <w:tcW w:w="1040" w:type="dxa"/>
            <w:tcBorders>
              <w:top w:val="none" w:sz="0" w:space="0" w:color="000000"/>
              <w:left w:val="none" w:sz="0" w:space="0" w:color="000000"/>
              <w:bottom w:val="none" w:sz="0" w:space="0" w:color="000000"/>
              <w:right w:val="none" w:sz="0" w:space="0" w:color="000000"/>
            </w:tcBorders>
          </w:tcPr>
          <w:p w14:paraId="5FF27D41"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74BC1042" w14:textId="77777777" w:rsidR="002A64F7" w:rsidRDefault="00000000">
            <w:pPr>
              <w:spacing w:before="20" w:after="20" w:line="240" w:lineRule="auto"/>
              <w:jc w:val="center"/>
            </w:pPr>
            <w:r>
              <w:rPr>
                <w:rFonts w:cs="Times New Roman"/>
                <w:sz w:val="20"/>
              </w:rPr>
              <w:t>14323</w:t>
            </w:r>
          </w:p>
        </w:tc>
      </w:tr>
      <w:tr w:rsidR="002A64F7" w14:paraId="53BA726D" w14:textId="77777777">
        <w:tc>
          <w:tcPr>
            <w:tcW w:w="1040" w:type="dxa"/>
            <w:tcBorders>
              <w:top w:val="none" w:sz="0" w:space="0" w:color="000000"/>
              <w:left w:val="none" w:sz="0" w:space="0" w:color="000000"/>
              <w:bottom w:val="none" w:sz="0" w:space="0" w:color="000000"/>
              <w:right w:val="none" w:sz="0" w:space="0" w:color="000000"/>
            </w:tcBorders>
          </w:tcPr>
          <w:p w14:paraId="485BD2F5" w14:textId="77777777" w:rsidR="002A64F7" w:rsidRDefault="00000000">
            <w:pPr>
              <w:spacing w:before="20" w:after="20" w:line="240" w:lineRule="auto"/>
            </w:pPr>
            <w:r>
              <w:rPr>
                <w:rFonts w:cs="Times New Roman"/>
                <w:sz w:val="20"/>
              </w:rPr>
              <w:t>Gen X</w:t>
            </w:r>
          </w:p>
        </w:tc>
        <w:tc>
          <w:tcPr>
            <w:tcW w:w="1040" w:type="dxa"/>
            <w:tcBorders>
              <w:top w:val="none" w:sz="0" w:space="0" w:color="000000"/>
              <w:left w:val="none" w:sz="0" w:space="0" w:color="000000"/>
              <w:bottom w:val="none" w:sz="0" w:space="0" w:color="000000"/>
              <w:right w:val="none" w:sz="0" w:space="0" w:color="000000"/>
            </w:tcBorders>
          </w:tcPr>
          <w:p w14:paraId="05B8D899" w14:textId="77777777" w:rsidR="002A64F7" w:rsidRDefault="00000000">
            <w:pPr>
              <w:spacing w:before="20" w:after="20" w:line="240" w:lineRule="auto"/>
              <w:jc w:val="center"/>
            </w:pPr>
            <w:r>
              <w:rPr>
                <w:rFonts w:cs="Times New Roman"/>
                <w:sz w:val="20"/>
              </w:rPr>
              <w:t>2017</w:t>
            </w:r>
          </w:p>
        </w:tc>
        <w:tc>
          <w:tcPr>
            <w:tcW w:w="1040" w:type="dxa"/>
            <w:tcBorders>
              <w:top w:val="none" w:sz="0" w:space="0" w:color="000000"/>
              <w:left w:val="none" w:sz="0" w:space="0" w:color="000000"/>
              <w:bottom w:val="none" w:sz="0" w:space="0" w:color="000000"/>
              <w:right w:val="none" w:sz="0" w:space="0" w:color="000000"/>
            </w:tcBorders>
          </w:tcPr>
          <w:p w14:paraId="1F5A2606" w14:textId="77777777" w:rsidR="002A64F7" w:rsidRDefault="00000000">
            <w:pPr>
              <w:spacing w:before="20" w:after="20" w:line="240" w:lineRule="auto"/>
              <w:jc w:val="center"/>
            </w:pPr>
            <w:r>
              <w:rPr>
                <w:rFonts w:cs="Times New Roman"/>
                <w:sz w:val="20"/>
              </w:rPr>
              <w:t>38.1</w:t>
            </w:r>
          </w:p>
        </w:tc>
        <w:tc>
          <w:tcPr>
            <w:tcW w:w="1040" w:type="dxa"/>
            <w:tcBorders>
              <w:top w:val="none" w:sz="0" w:space="0" w:color="000000"/>
              <w:left w:val="none" w:sz="0" w:space="0" w:color="000000"/>
              <w:bottom w:val="none" w:sz="0" w:space="0" w:color="000000"/>
              <w:right w:val="none" w:sz="0" w:space="0" w:color="000000"/>
            </w:tcBorders>
          </w:tcPr>
          <w:p w14:paraId="60716FBF"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7AD8DBBC" w14:textId="77777777" w:rsidR="002A64F7" w:rsidRDefault="00000000">
            <w:pPr>
              <w:spacing w:before="20" w:after="20" w:line="240" w:lineRule="auto"/>
              <w:jc w:val="center"/>
            </w:pPr>
            <w:r>
              <w:rPr>
                <w:rFonts w:cs="Times New Roman"/>
                <w:sz w:val="20"/>
              </w:rPr>
              <w:t>21.7</w:t>
            </w:r>
          </w:p>
        </w:tc>
        <w:tc>
          <w:tcPr>
            <w:tcW w:w="1040" w:type="dxa"/>
            <w:tcBorders>
              <w:top w:val="none" w:sz="0" w:space="0" w:color="000000"/>
              <w:left w:val="none" w:sz="0" w:space="0" w:color="000000"/>
              <w:bottom w:val="none" w:sz="0" w:space="0" w:color="000000"/>
              <w:right w:val="none" w:sz="0" w:space="0" w:color="000000"/>
            </w:tcBorders>
          </w:tcPr>
          <w:p w14:paraId="6C72A3F8" w14:textId="77777777" w:rsidR="002A64F7" w:rsidRDefault="00000000">
            <w:pPr>
              <w:spacing w:before="20" w:after="20" w:line="240" w:lineRule="auto"/>
              <w:jc w:val="center"/>
            </w:pPr>
            <w:r>
              <w:rPr>
                <w:rFonts w:cs="Times New Roman"/>
                <w:sz w:val="20"/>
              </w:rPr>
              <w:t>0.4</w:t>
            </w:r>
          </w:p>
        </w:tc>
        <w:tc>
          <w:tcPr>
            <w:tcW w:w="1040" w:type="dxa"/>
            <w:tcBorders>
              <w:top w:val="none" w:sz="0" w:space="0" w:color="000000"/>
              <w:left w:val="none" w:sz="0" w:space="0" w:color="000000"/>
              <w:bottom w:val="none" w:sz="0" w:space="0" w:color="000000"/>
              <w:right w:val="none" w:sz="0" w:space="0" w:color="000000"/>
            </w:tcBorders>
          </w:tcPr>
          <w:p w14:paraId="050957DC" w14:textId="77777777" w:rsidR="002A64F7" w:rsidRDefault="00000000">
            <w:pPr>
              <w:spacing w:before="20" w:after="20" w:line="240" w:lineRule="auto"/>
              <w:jc w:val="center"/>
            </w:pPr>
            <w:r>
              <w:rPr>
                <w:rFonts w:cs="Times New Roman"/>
                <w:sz w:val="20"/>
              </w:rPr>
              <w:t>34.1</w:t>
            </w:r>
          </w:p>
        </w:tc>
        <w:tc>
          <w:tcPr>
            <w:tcW w:w="1040" w:type="dxa"/>
            <w:tcBorders>
              <w:top w:val="none" w:sz="0" w:space="0" w:color="000000"/>
              <w:left w:val="none" w:sz="0" w:space="0" w:color="000000"/>
              <w:bottom w:val="none" w:sz="0" w:space="0" w:color="000000"/>
              <w:right w:val="none" w:sz="0" w:space="0" w:color="000000"/>
            </w:tcBorders>
          </w:tcPr>
          <w:p w14:paraId="527C42A7"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0415CF32" w14:textId="77777777" w:rsidR="002A64F7" w:rsidRDefault="00000000">
            <w:pPr>
              <w:spacing w:before="20" w:after="20" w:line="240" w:lineRule="auto"/>
              <w:jc w:val="center"/>
            </w:pPr>
            <w:r>
              <w:rPr>
                <w:rFonts w:cs="Times New Roman"/>
                <w:sz w:val="20"/>
              </w:rPr>
              <w:t>15075</w:t>
            </w:r>
          </w:p>
        </w:tc>
      </w:tr>
      <w:tr w:rsidR="002A64F7" w14:paraId="4BE6373B" w14:textId="77777777">
        <w:tc>
          <w:tcPr>
            <w:tcW w:w="1040" w:type="dxa"/>
            <w:tcBorders>
              <w:top w:val="none" w:sz="0" w:space="0" w:color="000000"/>
              <w:left w:val="none" w:sz="0" w:space="0" w:color="000000"/>
              <w:bottom w:val="none" w:sz="0" w:space="0" w:color="000000"/>
              <w:right w:val="none" w:sz="0" w:space="0" w:color="000000"/>
            </w:tcBorders>
          </w:tcPr>
          <w:p w14:paraId="32C4A175" w14:textId="77777777" w:rsidR="002A64F7" w:rsidRDefault="00000000">
            <w:pPr>
              <w:spacing w:before="20" w:after="20" w:line="240" w:lineRule="auto"/>
            </w:pPr>
            <w:r>
              <w:rPr>
                <w:rFonts w:cs="Times New Roman"/>
                <w:sz w:val="20"/>
              </w:rPr>
              <w:t>Boomer</w:t>
            </w:r>
          </w:p>
        </w:tc>
        <w:tc>
          <w:tcPr>
            <w:tcW w:w="1040" w:type="dxa"/>
            <w:tcBorders>
              <w:top w:val="none" w:sz="0" w:space="0" w:color="000000"/>
              <w:left w:val="none" w:sz="0" w:space="0" w:color="000000"/>
              <w:bottom w:val="none" w:sz="0" w:space="0" w:color="000000"/>
              <w:right w:val="none" w:sz="0" w:space="0" w:color="000000"/>
            </w:tcBorders>
          </w:tcPr>
          <w:p w14:paraId="3C72C186" w14:textId="77777777" w:rsidR="002A64F7" w:rsidRDefault="00000000">
            <w:pPr>
              <w:spacing w:before="20" w:after="20" w:line="240" w:lineRule="auto"/>
              <w:jc w:val="center"/>
            </w:pPr>
            <w:r>
              <w:rPr>
                <w:rFonts w:cs="Times New Roman"/>
                <w:sz w:val="20"/>
              </w:rPr>
              <w:t>2017</w:t>
            </w:r>
          </w:p>
        </w:tc>
        <w:tc>
          <w:tcPr>
            <w:tcW w:w="1040" w:type="dxa"/>
            <w:tcBorders>
              <w:top w:val="none" w:sz="0" w:space="0" w:color="000000"/>
              <w:left w:val="none" w:sz="0" w:space="0" w:color="000000"/>
              <w:bottom w:val="none" w:sz="0" w:space="0" w:color="000000"/>
              <w:right w:val="none" w:sz="0" w:space="0" w:color="000000"/>
            </w:tcBorders>
          </w:tcPr>
          <w:p w14:paraId="1976F81D" w14:textId="77777777" w:rsidR="002A64F7" w:rsidRDefault="00000000">
            <w:pPr>
              <w:spacing w:before="20" w:after="20" w:line="240" w:lineRule="auto"/>
              <w:jc w:val="center"/>
            </w:pPr>
            <w:r>
              <w:rPr>
                <w:rFonts w:cs="Times New Roman"/>
                <w:sz w:val="20"/>
              </w:rPr>
              <w:t>32.3</w:t>
            </w:r>
          </w:p>
        </w:tc>
        <w:tc>
          <w:tcPr>
            <w:tcW w:w="1040" w:type="dxa"/>
            <w:tcBorders>
              <w:top w:val="none" w:sz="0" w:space="0" w:color="000000"/>
              <w:left w:val="none" w:sz="0" w:space="0" w:color="000000"/>
              <w:bottom w:val="none" w:sz="0" w:space="0" w:color="000000"/>
              <w:right w:val="none" w:sz="0" w:space="0" w:color="000000"/>
            </w:tcBorders>
          </w:tcPr>
          <w:p w14:paraId="0419407D" w14:textId="77777777" w:rsidR="002A64F7" w:rsidRDefault="00000000">
            <w:pPr>
              <w:spacing w:before="20" w:after="20" w:line="240" w:lineRule="auto"/>
              <w:jc w:val="center"/>
            </w:pPr>
            <w:r>
              <w:rPr>
                <w:rFonts w:cs="Times New Roman"/>
                <w:sz w:val="20"/>
              </w:rPr>
              <w:t>0.4</w:t>
            </w:r>
          </w:p>
        </w:tc>
        <w:tc>
          <w:tcPr>
            <w:tcW w:w="1040" w:type="dxa"/>
            <w:tcBorders>
              <w:top w:val="none" w:sz="0" w:space="0" w:color="000000"/>
              <w:left w:val="none" w:sz="0" w:space="0" w:color="000000"/>
              <w:bottom w:val="none" w:sz="0" w:space="0" w:color="000000"/>
              <w:right w:val="none" w:sz="0" w:space="0" w:color="000000"/>
            </w:tcBorders>
          </w:tcPr>
          <w:p w14:paraId="57CBA79E" w14:textId="77777777" w:rsidR="002A64F7" w:rsidRDefault="00000000">
            <w:pPr>
              <w:spacing w:before="20" w:after="20" w:line="240" w:lineRule="auto"/>
              <w:jc w:val="center"/>
            </w:pPr>
            <w:r>
              <w:rPr>
                <w:rFonts w:cs="Times New Roman"/>
                <w:sz w:val="20"/>
              </w:rPr>
              <w:t>18</w:t>
            </w:r>
          </w:p>
        </w:tc>
        <w:tc>
          <w:tcPr>
            <w:tcW w:w="1040" w:type="dxa"/>
            <w:tcBorders>
              <w:top w:val="none" w:sz="0" w:space="0" w:color="000000"/>
              <w:left w:val="none" w:sz="0" w:space="0" w:color="000000"/>
              <w:bottom w:val="none" w:sz="0" w:space="0" w:color="000000"/>
              <w:right w:val="none" w:sz="0" w:space="0" w:color="000000"/>
            </w:tcBorders>
          </w:tcPr>
          <w:p w14:paraId="3AEA38AF" w14:textId="77777777" w:rsidR="002A64F7" w:rsidRDefault="00000000">
            <w:pPr>
              <w:spacing w:before="20" w:after="20" w:line="240" w:lineRule="auto"/>
              <w:jc w:val="center"/>
            </w:pPr>
            <w:r>
              <w:rPr>
                <w:rFonts w:cs="Times New Roman"/>
                <w:sz w:val="20"/>
              </w:rPr>
              <w:t>0.3</w:t>
            </w:r>
          </w:p>
        </w:tc>
        <w:tc>
          <w:tcPr>
            <w:tcW w:w="1040" w:type="dxa"/>
            <w:tcBorders>
              <w:top w:val="none" w:sz="0" w:space="0" w:color="000000"/>
              <w:left w:val="none" w:sz="0" w:space="0" w:color="000000"/>
              <w:bottom w:val="none" w:sz="0" w:space="0" w:color="000000"/>
              <w:right w:val="none" w:sz="0" w:space="0" w:color="000000"/>
            </w:tcBorders>
          </w:tcPr>
          <w:p w14:paraId="468D54B6" w14:textId="77777777" w:rsidR="002A64F7" w:rsidRDefault="00000000">
            <w:pPr>
              <w:spacing w:before="20" w:after="20" w:line="240" w:lineRule="auto"/>
              <w:jc w:val="center"/>
            </w:pPr>
            <w:r>
              <w:rPr>
                <w:rFonts w:cs="Times New Roman"/>
                <w:sz w:val="20"/>
              </w:rPr>
              <w:t>29.3</w:t>
            </w:r>
          </w:p>
        </w:tc>
        <w:tc>
          <w:tcPr>
            <w:tcW w:w="1040" w:type="dxa"/>
            <w:tcBorders>
              <w:top w:val="none" w:sz="0" w:space="0" w:color="000000"/>
              <w:left w:val="none" w:sz="0" w:space="0" w:color="000000"/>
              <w:bottom w:val="none" w:sz="0" w:space="0" w:color="000000"/>
              <w:right w:val="none" w:sz="0" w:space="0" w:color="000000"/>
            </w:tcBorders>
          </w:tcPr>
          <w:p w14:paraId="36F79A5E" w14:textId="77777777" w:rsidR="002A64F7" w:rsidRDefault="00000000">
            <w:pPr>
              <w:spacing w:before="20" w:after="20" w:line="240" w:lineRule="auto"/>
              <w:jc w:val="center"/>
            </w:pPr>
            <w:r>
              <w:rPr>
                <w:rFonts w:cs="Times New Roman"/>
                <w:sz w:val="20"/>
              </w:rPr>
              <w:t>0.4</w:t>
            </w:r>
          </w:p>
        </w:tc>
        <w:tc>
          <w:tcPr>
            <w:tcW w:w="1040" w:type="dxa"/>
            <w:tcBorders>
              <w:top w:val="none" w:sz="0" w:space="0" w:color="000000"/>
              <w:left w:val="none" w:sz="0" w:space="0" w:color="000000"/>
              <w:bottom w:val="none" w:sz="0" w:space="0" w:color="000000"/>
              <w:right w:val="none" w:sz="0" w:space="0" w:color="000000"/>
            </w:tcBorders>
          </w:tcPr>
          <w:p w14:paraId="53E9D03B" w14:textId="77777777" w:rsidR="002A64F7" w:rsidRDefault="00000000">
            <w:pPr>
              <w:spacing w:before="20" w:after="20" w:line="240" w:lineRule="auto"/>
              <w:jc w:val="center"/>
            </w:pPr>
            <w:r>
              <w:rPr>
                <w:rFonts w:cs="Times New Roman"/>
                <w:sz w:val="20"/>
              </w:rPr>
              <w:t>20397</w:t>
            </w:r>
          </w:p>
        </w:tc>
      </w:tr>
      <w:tr w:rsidR="002A64F7" w14:paraId="464BA5D1" w14:textId="77777777">
        <w:tc>
          <w:tcPr>
            <w:tcW w:w="1040" w:type="dxa"/>
            <w:tcBorders>
              <w:top w:val="none" w:sz="0" w:space="0" w:color="000000"/>
              <w:left w:val="none" w:sz="0" w:space="0" w:color="000000"/>
              <w:bottom w:val="none" w:sz="0" w:space="0" w:color="000000"/>
              <w:right w:val="none" w:sz="0" w:space="0" w:color="000000"/>
            </w:tcBorders>
          </w:tcPr>
          <w:p w14:paraId="59E1BD6E" w14:textId="77777777" w:rsidR="002A64F7" w:rsidRDefault="00000000">
            <w:pPr>
              <w:spacing w:before="20" w:after="20" w:line="240" w:lineRule="auto"/>
            </w:pPr>
            <w:r>
              <w:rPr>
                <w:rFonts w:cs="Times New Roman"/>
                <w:sz w:val="20"/>
              </w:rPr>
              <w:t>Silent</w:t>
            </w:r>
          </w:p>
        </w:tc>
        <w:tc>
          <w:tcPr>
            <w:tcW w:w="1040" w:type="dxa"/>
            <w:tcBorders>
              <w:top w:val="none" w:sz="0" w:space="0" w:color="000000"/>
              <w:left w:val="none" w:sz="0" w:space="0" w:color="000000"/>
              <w:bottom w:val="none" w:sz="0" w:space="0" w:color="000000"/>
              <w:right w:val="none" w:sz="0" w:space="0" w:color="000000"/>
            </w:tcBorders>
          </w:tcPr>
          <w:p w14:paraId="442D0D7C" w14:textId="77777777" w:rsidR="002A64F7" w:rsidRDefault="00000000">
            <w:pPr>
              <w:spacing w:before="20" w:after="20" w:line="240" w:lineRule="auto"/>
              <w:jc w:val="center"/>
            </w:pPr>
            <w:r>
              <w:rPr>
                <w:rFonts w:cs="Times New Roman"/>
                <w:sz w:val="20"/>
              </w:rPr>
              <w:t>2017</w:t>
            </w:r>
          </w:p>
        </w:tc>
        <w:tc>
          <w:tcPr>
            <w:tcW w:w="1040" w:type="dxa"/>
            <w:tcBorders>
              <w:top w:val="none" w:sz="0" w:space="0" w:color="000000"/>
              <w:left w:val="none" w:sz="0" w:space="0" w:color="000000"/>
              <w:bottom w:val="none" w:sz="0" w:space="0" w:color="000000"/>
              <w:right w:val="none" w:sz="0" w:space="0" w:color="000000"/>
            </w:tcBorders>
          </w:tcPr>
          <w:p w14:paraId="0F6B36CD" w14:textId="77777777" w:rsidR="002A64F7" w:rsidRDefault="00000000">
            <w:pPr>
              <w:spacing w:before="20" w:after="20" w:line="240" w:lineRule="auto"/>
              <w:jc w:val="center"/>
            </w:pPr>
            <w:r>
              <w:rPr>
                <w:rFonts w:cs="Times New Roman"/>
                <w:sz w:val="20"/>
              </w:rPr>
              <w:t>26.1</w:t>
            </w:r>
          </w:p>
        </w:tc>
        <w:tc>
          <w:tcPr>
            <w:tcW w:w="1040" w:type="dxa"/>
            <w:tcBorders>
              <w:top w:val="none" w:sz="0" w:space="0" w:color="000000"/>
              <w:left w:val="none" w:sz="0" w:space="0" w:color="000000"/>
              <w:bottom w:val="none" w:sz="0" w:space="0" w:color="000000"/>
              <w:right w:val="none" w:sz="0" w:space="0" w:color="000000"/>
            </w:tcBorders>
          </w:tcPr>
          <w:p w14:paraId="1F220767"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7782C558" w14:textId="77777777" w:rsidR="002A64F7" w:rsidRDefault="00000000">
            <w:pPr>
              <w:spacing w:before="20" w:after="20" w:line="240" w:lineRule="auto"/>
              <w:jc w:val="center"/>
            </w:pPr>
            <w:r>
              <w:rPr>
                <w:rFonts w:cs="Times New Roman"/>
                <w:sz w:val="20"/>
              </w:rPr>
              <w:t>17.6</w:t>
            </w:r>
          </w:p>
        </w:tc>
        <w:tc>
          <w:tcPr>
            <w:tcW w:w="1040" w:type="dxa"/>
            <w:tcBorders>
              <w:top w:val="none" w:sz="0" w:space="0" w:color="000000"/>
              <w:left w:val="none" w:sz="0" w:space="0" w:color="000000"/>
              <w:bottom w:val="none" w:sz="0" w:space="0" w:color="000000"/>
              <w:right w:val="none" w:sz="0" w:space="0" w:color="000000"/>
            </w:tcBorders>
          </w:tcPr>
          <w:p w14:paraId="6ED9B362"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30C39E87" w14:textId="77777777" w:rsidR="002A64F7" w:rsidRDefault="00000000">
            <w:pPr>
              <w:spacing w:before="20" w:after="20" w:line="240" w:lineRule="auto"/>
              <w:jc w:val="center"/>
            </w:pPr>
            <w:r>
              <w:rPr>
                <w:rFonts w:cs="Times New Roman"/>
                <w:sz w:val="20"/>
              </w:rPr>
              <w:t>28</w:t>
            </w:r>
          </w:p>
        </w:tc>
        <w:tc>
          <w:tcPr>
            <w:tcW w:w="1040" w:type="dxa"/>
            <w:tcBorders>
              <w:top w:val="none" w:sz="0" w:space="0" w:color="000000"/>
              <w:left w:val="none" w:sz="0" w:space="0" w:color="000000"/>
              <w:bottom w:val="none" w:sz="0" w:space="0" w:color="000000"/>
              <w:right w:val="none" w:sz="0" w:space="0" w:color="000000"/>
            </w:tcBorders>
          </w:tcPr>
          <w:p w14:paraId="5BA5787C"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760C05E9" w14:textId="77777777" w:rsidR="002A64F7" w:rsidRDefault="00000000">
            <w:pPr>
              <w:spacing w:before="20" w:after="20" w:line="240" w:lineRule="auto"/>
              <w:jc w:val="center"/>
            </w:pPr>
            <w:r>
              <w:rPr>
                <w:rFonts w:cs="Times New Roman"/>
                <w:sz w:val="20"/>
              </w:rPr>
              <w:t>8103</w:t>
            </w:r>
          </w:p>
        </w:tc>
      </w:tr>
      <w:tr w:rsidR="002A64F7" w14:paraId="5BC3A653" w14:textId="77777777">
        <w:tc>
          <w:tcPr>
            <w:tcW w:w="1040" w:type="dxa"/>
            <w:tcBorders>
              <w:top w:val="none" w:sz="0" w:space="0" w:color="000000"/>
              <w:left w:val="none" w:sz="0" w:space="0" w:color="000000"/>
              <w:bottom w:val="none" w:sz="0" w:space="0" w:color="000000"/>
              <w:right w:val="none" w:sz="0" w:space="0" w:color="000000"/>
            </w:tcBorders>
          </w:tcPr>
          <w:p w14:paraId="5F252B99" w14:textId="77777777" w:rsidR="002A64F7" w:rsidRDefault="00000000">
            <w:pPr>
              <w:spacing w:before="20" w:after="20" w:line="240" w:lineRule="auto"/>
            </w:pPr>
            <w:r>
              <w:rPr>
                <w:rFonts w:cs="Times New Roman"/>
                <w:sz w:val="20"/>
              </w:rPr>
              <w:t>Gen Z</w:t>
            </w:r>
          </w:p>
        </w:tc>
        <w:tc>
          <w:tcPr>
            <w:tcW w:w="1040" w:type="dxa"/>
            <w:tcBorders>
              <w:top w:val="none" w:sz="0" w:space="0" w:color="000000"/>
              <w:left w:val="none" w:sz="0" w:space="0" w:color="000000"/>
              <w:bottom w:val="none" w:sz="0" w:space="0" w:color="000000"/>
              <w:right w:val="none" w:sz="0" w:space="0" w:color="000000"/>
            </w:tcBorders>
          </w:tcPr>
          <w:p w14:paraId="30068345" w14:textId="77777777" w:rsidR="002A64F7" w:rsidRDefault="00000000">
            <w:pPr>
              <w:spacing w:before="20" w:after="20" w:line="240" w:lineRule="auto"/>
              <w:jc w:val="center"/>
            </w:pPr>
            <w:r>
              <w:rPr>
                <w:rFonts w:cs="Times New Roman"/>
                <w:sz w:val="20"/>
              </w:rPr>
              <w:t>2019</w:t>
            </w:r>
          </w:p>
        </w:tc>
        <w:tc>
          <w:tcPr>
            <w:tcW w:w="1040" w:type="dxa"/>
            <w:tcBorders>
              <w:top w:val="none" w:sz="0" w:space="0" w:color="000000"/>
              <w:left w:val="none" w:sz="0" w:space="0" w:color="000000"/>
              <w:bottom w:val="none" w:sz="0" w:space="0" w:color="000000"/>
              <w:right w:val="none" w:sz="0" w:space="0" w:color="000000"/>
            </w:tcBorders>
          </w:tcPr>
          <w:p w14:paraId="04E6BD1F" w14:textId="77777777" w:rsidR="002A64F7" w:rsidRDefault="00000000">
            <w:pPr>
              <w:spacing w:before="20" w:after="20" w:line="240" w:lineRule="auto"/>
              <w:jc w:val="center"/>
            </w:pPr>
            <w:r>
              <w:rPr>
                <w:rFonts w:cs="Times New Roman"/>
                <w:sz w:val="20"/>
              </w:rPr>
              <w:t>27.1</w:t>
            </w:r>
          </w:p>
        </w:tc>
        <w:tc>
          <w:tcPr>
            <w:tcW w:w="1040" w:type="dxa"/>
            <w:tcBorders>
              <w:top w:val="none" w:sz="0" w:space="0" w:color="000000"/>
              <w:left w:val="none" w:sz="0" w:space="0" w:color="000000"/>
              <w:bottom w:val="none" w:sz="0" w:space="0" w:color="000000"/>
              <w:right w:val="none" w:sz="0" w:space="0" w:color="000000"/>
            </w:tcBorders>
          </w:tcPr>
          <w:p w14:paraId="22F1F394" w14:textId="77777777" w:rsidR="002A64F7" w:rsidRDefault="00000000">
            <w:pPr>
              <w:spacing w:before="20" w:after="20" w:line="240" w:lineRule="auto"/>
              <w:jc w:val="center"/>
            </w:pPr>
            <w:r>
              <w:rPr>
                <w:rFonts w:cs="Times New Roman"/>
                <w:sz w:val="20"/>
              </w:rPr>
              <w:t>1.1</w:t>
            </w:r>
          </w:p>
        </w:tc>
        <w:tc>
          <w:tcPr>
            <w:tcW w:w="1040" w:type="dxa"/>
            <w:tcBorders>
              <w:top w:val="none" w:sz="0" w:space="0" w:color="000000"/>
              <w:left w:val="none" w:sz="0" w:space="0" w:color="000000"/>
              <w:bottom w:val="none" w:sz="0" w:space="0" w:color="000000"/>
              <w:right w:val="none" w:sz="0" w:space="0" w:color="000000"/>
            </w:tcBorders>
          </w:tcPr>
          <w:p w14:paraId="371A39C7" w14:textId="77777777" w:rsidR="002A64F7" w:rsidRDefault="00000000">
            <w:pPr>
              <w:spacing w:before="20" w:after="20" w:line="240" w:lineRule="auto"/>
              <w:jc w:val="center"/>
            </w:pPr>
            <w:r>
              <w:rPr>
                <w:rFonts w:cs="Times New Roman"/>
                <w:sz w:val="20"/>
              </w:rPr>
              <w:t>47.5</w:t>
            </w:r>
          </w:p>
        </w:tc>
        <w:tc>
          <w:tcPr>
            <w:tcW w:w="1040" w:type="dxa"/>
            <w:tcBorders>
              <w:top w:val="none" w:sz="0" w:space="0" w:color="000000"/>
              <w:left w:val="none" w:sz="0" w:space="0" w:color="000000"/>
              <w:bottom w:val="none" w:sz="0" w:space="0" w:color="000000"/>
              <w:right w:val="none" w:sz="0" w:space="0" w:color="000000"/>
            </w:tcBorders>
          </w:tcPr>
          <w:p w14:paraId="042745F0" w14:textId="77777777" w:rsidR="002A64F7" w:rsidRDefault="00000000">
            <w:pPr>
              <w:spacing w:before="20" w:after="20" w:line="240" w:lineRule="auto"/>
              <w:jc w:val="center"/>
            </w:pPr>
            <w:r>
              <w:rPr>
                <w:rFonts w:cs="Times New Roman"/>
                <w:sz w:val="20"/>
              </w:rPr>
              <w:t>1.3</w:t>
            </w:r>
          </w:p>
        </w:tc>
        <w:tc>
          <w:tcPr>
            <w:tcW w:w="1040" w:type="dxa"/>
            <w:tcBorders>
              <w:top w:val="none" w:sz="0" w:space="0" w:color="000000"/>
              <w:left w:val="none" w:sz="0" w:space="0" w:color="000000"/>
              <w:bottom w:val="none" w:sz="0" w:space="0" w:color="000000"/>
              <w:right w:val="none" w:sz="0" w:space="0" w:color="000000"/>
            </w:tcBorders>
          </w:tcPr>
          <w:p w14:paraId="71B2B5F7" w14:textId="77777777" w:rsidR="002A64F7" w:rsidRDefault="00000000">
            <w:pPr>
              <w:spacing w:before="20" w:after="20" w:line="240" w:lineRule="auto"/>
              <w:jc w:val="center"/>
            </w:pPr>
            <w:r>
              <w:rPr>
                <w:rFonts w:cs="Times New Roman"/>
                <w:sz w:val="20"/>
              </w:rPr>
              <w:t>60.2</w:t>
            </w:r>
          </w:p>
        </w:tc>
        <w:tc>
          <w:tcPr>
            <w:tcW w:w="1040" w:type="dxa"/>
            <w:tcBorders>
              <w:top w:val="none" w:sz="0" w:space="0" w:color="000000"/>
              <w:left w:val="none" w:sz="0" w:space="0" w:color="000000"/>
              <w:bottom w:val="none" w:sz="0" w:space="0" w:color="000000"/>
              <w:right w:val="none" w:sz="0" w:space="0" w:color="000000"/>
            </w:tcBorders>
          </w:tcPr>
          <w:p w14:paraId="6FFBC441" w14:textId="77777777" w:rsidR="002A64F7" w:rsidRDefault="00000000">
            <w:pPr>
              <w:spacing w:before="20" w:after="20" w:line="240" w:lineRule="auto"/>
              <w:jc w:val="center"/>
            </w:pPr>
            <w:r>
              <w:rPr>
                <w:rFonts w:cs="Times New Roman"/>
                <w:sz w:val="20"/>
              </w:rPr>
              <w:t>1.3</w:t>
            </w:r>
          </w:p>
        </w:tc>
        <w:tc>
          <w:tcPr>
            <w:tcW w:w="1040" w:type="dxa"/>
            <w:tcBorders>
              <w:top w:val="none" w:sz="0" w:space="0" w:color="000000"/>
              <w:left w:val="none" w:sz="0" w:space="0" w:color="000000"/>
              <w:bottom w:val="none" w:sz="0" w:space="0" w:color="000000"/>
              <w:right w:val="none" w:sz="0" w:space="0" w:color="000000"/>
            </w:tcBorders>
          </w:tcPr>
          <w:p w14:paraId="28A4F7D0" w14:textId="77777777" w:rsidR="002A64F7" w:rsidRDefault="00000000">
            <w:pPr>
              <w:spacing w:before="20" w:after="20" w:line="240" w:lineRule="auto"/>
              <w:jc w:val="center"/>
            </w:pPr>
            <w:r>
              <w:rPr>
                <w:rFonts w:cs="Times New Roman"/>
                <w:sz w:val="20"/>
              </w:rPr>
              <w:t>2400</w:t>
            </w:r>
          </w:p>
        </w:tc>
      </w:tr>
      <w:tr w:rsidR="002A64F7" w14:paraId="6D6D852C" w14:textId="77777777">
        <w:tc>
          <w:tcPr>
            <w:tcW w:w="1040" w:type="dxa"/>
            <w:tcBorders>
              <w:top w:val="none" w:sz="0" w:space="0" w:color="000000"/>
              <w:left w:val="none" w:sz="0" w:space="0" w:color="000000"/>
              <w:bottom w:val="none" w:sz="0" w:space="0" w:color="000000"/>
              <w:right w:val="none" w:sz="0" w:space="0" w:color="000000"/>
            </w:tcBorders>
          </w:tcPr>
          <w:p w14:paraId="7BD0AE18" w14:textId="77777777" w:rsidR="002A64F7" w:rsidRDefault="00000000">
            <w:pPr>
              <w:spacing w:before="20" w:after="20" w:line="240" w:lineRule="auto"/>
            </w:pPr>
            <w:r>
              <w:rPr>
                <w:rFonts w:cs="Times New Roman"/>
                <w:sz w:val="20"/>
              </w:rPr>
              <w:t>Millennial</w:t>
            </w:r>
          </w:p>
        </w:tc>
        <w:tc>
          <w:tcPr>
            <w:tcW w:w="1040" w:type="dxa"/>
            <w:tcBorders>
              <w:top w:val="none" w:sz="0" w:space="0" w:color="000000"/>
              <w:left w:val="none" w:sz="0" w:space="0" w:color="000000"/>
              <w:bottom w:val="none" w:sz="0" w:space="0" w:color="000000"/>
              <w:right w:val="none" w:sz="0" w:space="0" w:color="000000"/>
            </w:tcBorders>
          </w:tcPr>
          <w:p w14:paraId="0FB3B6CC" w14:textId="77777777" w:rsidR="002A64F7" w:rsidRDefault="00000000">
            <w:pPr>
              <w:spacing w:before="20" w:after="20" w:line="240" w:lineRule="auto"/>
              <w:jc w:val="center"/>
            </w:pPr>
            <w:r>
              <w:rPr>
                <w:rFonts w:cs="Times New Roman"/>
                <w:sz w:val="20"/>
              </w:rPr>
              <w:t>2019</w:t>
            </w:r>
          </w:p>
        </w:tc>
        <w:tc>
          <w:tcPr>
            <w:tcW w:w="1040" w:type="dxa"/>
            <w:tcBorders>
              <w:top w:val="none" w:sz="0" w:space="0" w:color="000000"/>
              <w:left w:val="none" w:sz="0" w:space="0" w:color="000000"/>
              <w:bottom w:val="none" w:sz="0" w:space="0" w:color="000000"/>
              <w:right w:val="none" w:sz="0" w:space="0" w:color="000000"/>
            </w:tcBorders>
          </w:tcPr>
          <w:p w14:paraId="7C786F1F" w14:textId="77777777" w:rsidR="002A64F7" w:rsidRDefault="00000000">
            <w:pPr>
              <w:spacing w:before="20" w:after="20" w:line="240" w:lineRule="auto"/>
              <w:jc w:val="center"/>
            </w:pPr>
            <w:r>
              <w:rPr>
                <w:rFonts w:cs="Times New Roman"/>
                <w:sz w:val="20"/>
              </w:rPr>
              <w:t>29.3</w:t>
            </w:r>
          </w:p>
        </w:tc>
        <w:tc>
          <w:tcPr>
            <w:tcW w:w="1040" w:type="dxa"/>
            <w:tcBorders>
              <w:top w:val="none" w:sz="0" w:space="0" w:color="000000"/>
              <w:left w:val="none" w:sz="0" w:space="0" w:color="000000"/>
              <w:bottom w:val="none" w:sz="0" w:space="0" w:color="000000"/>
              <w:right w:val="none" w:sz="0" w:space="0" w:color="000000"/>
            </w:tcBorders>
          </w:tcPr>
          <w:p w14:paraId="334BEF40"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03262ED0" w14:textId="77777777" w:rsidR="002A64F7" w:rsidRDefault="00000000">
            <w:pPr>
              <w:spacing w:before="20" w:after="20" w:line="240" w:lineRule="auto"/>
              <w:jc w:val="center"/>
            </w:pPr>
            <w:r>
              <w:rPr>
                <w:rFonts w:cs="Times New Roman"/>
                <w:sz w:val="20"/>
              </w:rPr>
              <w:t>36.2</w:t>
            </w:r>
          </w:p>
        </w:tc>
        <w:tc>
          <w:tcPr>
            <w:tcW w:w="1040" w:type="dxa"/>
            <w:tcBorders>
              <w:top w:val="none" w:sz="0" w:space="0" w:color="000000"/>
              <w:left w:val="none" w:sz="0" w:space="0" w:color="000000"/>
              <w:bottom w:val="none" w:sz="0" w:space="0" w:color="000000"/>
              <w:right w:val="none" w:sz="0" w:space="0" w:color="000000"/>
            </w:tcBorders>
          </w:tcPr>
          <w:p w14:paraId="6ADE9CC1"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793084FC" w14:textId="77777777" w:rsidR="002A64F7" w:rsidRDefault="00000000">
            <w:pPr>
              <w:spacing w:before="20" w:after="20" w:line="240" w:lineRule="auto"/>
              <w:jc w:val="center"/>
            </w:pPr>
            <w:r>
              <w:rPr>
                <w:rFonts w:cs="Times New Roman"/>
                <w:sz w:val="20"/>
              </w:rPr>
              <w:t>50.5</w:t>
            </w:r>
          </w:p>
        </w:tc>
        <w:tc>
          <w:tcPr>
            <w:tcW w:w="1040" w:type="dxa"/>
            <w:tcBorders>
              <w:top w:val="none" w:sz="0" w:space="0" w:color="000000"/>
              <w:left w:val="none" w:sz="0" w:space="0" w:color="000000"/>
              <w:bottom w:val="none" w:sz="0" w:space="0" w:color="000000"/>
              <w:right w:val="none" w:sz="0" w:space="0" w:color="000000"/>
            </w:tcBorders>
          </w:tcPr>
          <w:p w14:paraId="556AA577"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775AB20D" w14:textId="77777777" w:rsidR="002A64F7" w:rsidRDefault="00000000">
            <w:pPr>
              <w:spacing w:before="20" w:after="20" w:line="240" w:lineRule="auto"/>
              <w:jc w:val="center"/>
            </w:pPr>
            <w:r>
              <w:rPr>
                <w:rFonts w:cs="Times New Roman"/>
                <w:sz w:val="20"/>
              </w:rPr>
              <w:t>13072</w:t>
            </w:r>
          </w:p>
        </w:tc>
      </w:tr>
      <w:tr w:rsidR="002A64F7" w14:paraId="2957A0F1" w14:textId="77777777">
        <w:tc>
          <w:tcPr>
            <w:tcW w:w="1040" w:type="dxa"/>
            <w:tcBorders>
              <w:top w:val="none" w:sz="0" w:space="0" w:color="000000"/>
              <w:left w:val="none" w:sz="0" w:space="0" w:color="000000"/>
              <w:bottom w:val="none" w:sz="0" w:space="0" w:color="000000"/>
              <w:right w:val="none" w:sz="0" w:space="0" w:color="000000"/>
            </w:tcBorders>
          </w:tcPr>
          <w:p w14:paraId="1D9ACAEB" w14:textId="77777777" w:rsidR="002A64F7" w:rsidRDefault="00000000">
            <w:pPr>
              <w:spacing w:before="20" w:after="20" w:line="240" w:lineRule="auto"/>
            </w:pPr>
            <w:r>
              <w:rPr>
                <w:rFonts w:cs="Times New Roman"/>
                <w:sz w:val="20"/>
              </w:rPr>
              <w:t>Gen X</w:t>
            </w:r>
          </w:p>
        </w:tc>
        <w:tc>
          <w:tcPr>
            <w:tcW w:w="1040" w:type="dxa"/>
            <w:tcBorders>
              <w:top w:val="none" w:sz="0" w:space="0" w:color="000000"/>
              <w:left w:val="none" w:sz="0" w:space="0" w:color="000000"/>
              <w:bottom w:val="none" w:sz="0" w:space="0" w:color="000000"/>
              <w:right w:val="none" w:sz="0" w:space="0" w:color="000000"/>
            </w:tcBorders>
          </w:tcPr>
          <w:p w14:paraId="56675C6E" w14:textId="77777777" w:rsidR="002A64F7" w:rsidRDefault="00000000">
            <w:pPr>
              <w:spacing w:before="20" w:after="20" w:line="240" w:lineRule="auto"/>
              <w:jc w:val="center"/>
            </w:pPr>
            <w:r>
              <w:rPr>
                <w:rFonts w:cs="Times New Roman"/>
                <w:sz w:val="20"/>
              </w:rPr>
              <w:t>2019</w:t>
            </w:r>
          </w:p>
        </w:tc>
        <w:tc>
          <w:tcPr>
            <w:tcW w:w="1040" w:type="dxa"/>
            <w:tcBorders>
              <w:top w:val="none" w:sz="0" w:space="0" w:color="000000"/>
              <w:left w:val="none" w:sz="0" w:space="0" w:color="000000"/>
              <w:bottom w:val="none" w:sz="0" w:space="0" w:color="000000"/>
              <w:right w:val="none" w:sz="0" w:space="0" w:color="000000"/>
            </w:tcBorders>
          </w:tcPr>
          <w:p w14:paraId="5651D79A" w14:textId="77777777" w:rsidR="002A64F7" w:rsidRDefault="00000000">
            <w:pPr>
              <w:spacing w:before="20" w:after="20" w:line="240" w:lineRule="auto"/>
              <w:jc w:val="center"/>
            </w:pPr>
            <w:r>
              <w:rPr>
                <w:rFonts w:cs="Times New Roman"/>
                <w:sz w:val="20"/>
              </w:rPr>
              <w:t>36.9</w:t>
            </w:r>
          </w:p>
        </w:tc>
        <w:tc>
          <w:tcPr>
            <w:tcW w:w="1040" w:type="dxa"/>
            <w:tcBorders>
              <w:top w:val="none" w:sz="0" w:space="0" w:color="000000"/>
              <w:left w:val="none" w:sz="0" w:space="0" w:color="000000"/>
              <w:bottom w:val="none" w:sz="0" w:space="0" w:color="000000"/>
              <w:right w:val="none" w:sz="0" w:space="0" w:color="000000"/>
            </w:tcBorders>
          </w:tcPr>
          <w:p w14:paraId="1CC92183"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6B176E03" w14:textId="77777777" w:rsidR="002A64F7" w:rsidRDefault="00000000">
            <w:pPr>
              <w:spacing w:before="20" w:after="20" w:line="240" w:lineRule="auto"/>
              <w:jc w:val="center"/>
            </w:pPr>
            <w:r>
              <w:rPr>
                <w:rFonts w:cs="Times New Roman"/>
                <w:sz w:val="20"/>
              </w:rPr>
              <w:t>26.1</w:t>
            </w:r>
          </w:p>
        </w:tc>
        <w:tc>
          <w:tcPr>
            <w:tcW w:w="1040" w:type="dxa"/>
            <w:tcBorders>
              <w:top w:val="none" w:sz="0" w:space="0" w:color="000000"/>
              <w:left w:val="none" w:sz="0" w:space="0" w:color="000000"/>
              <w:bottom w:val="none" w:sz="0" w:space="0" w:color="000000"/>
              <w:right w:val="none" w:sz="0" w:space="0" w:color="000000"/>
            </w:tcBorders>
          </w:tcPr>
          <w:p w14:paraId="7CE4579B"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5F01D283" w14:textId="77777777" w:rsidR="002A64F7" w:rsidRDefault="00000000">
            <w:pPr>
              <w:spacing w:before="20" w:after="20" w:line="240" w:lineRule="auto"/>
              <w:jc w:val="center"/>
            </w:pPr>
            <w:r>
              <w:rPr>
                <w:rFonts w:cs="Times New Roman"/>
                <w:sz w:val="20"/>
              </w:rPr>
              <w:t>39.4</w:t>
            </w:r>
          </w:p>
        </w:tc>
        <w:tc>
          <w:tcPr>
            <w:tcW w:w="1040" w:type="dxa"/>
            <w:tcBorders>
              <w:top w:val="none" w:sz="0" w:space="0" w:color="000000"/>
              <w:left w:val="none" w:sz="0" w:space="0" w:color="000000"/>
              <w:bottom w:val="none" w:sz="0" w:space="0" w:color="000000"/>
              <w:right w:val="none" w:sz="0" w:space="0" w:color="000000"/>
            </w:tcBorders>
          </w:tcPr>
          <w:p w14:paraId="63F5D982"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69A63BF9" w14:textId="77777777" w:rsidR="002A64F7" w:rsidRDefault="00000000">
            <w:pPr>
              <w:spacing w:before="20" w:after="20" w:line="240" w:lineRule="auto"/>
              <w:jc w:val="center"/>
            </w:pPr>
            <w:r>
              <w:rPr>
                <w:rFonts w:cs="Times New Roman"/>
                <w:sz w:val="20"/>
              </w:rPr>
              <w:t>12552</w:t>
            </w:r>
          </w:p>
        </w:tc>
      </w:tr>
      <w:tr w:rsidR="002A64F7" w14:paraId="6FA9D122" w14:textId="77777777">
        <w:tc>
          <w:tcPr>
            <w:tcW w:w="1040" w:type="dxa"/>
            <w:tcBorders>
              <w:top w:val="none" w:sz="0" w:space="0" w:color="000000"/>
              <w:left w:val="none" w:sz="0" w:space="0" w:color="000000"/>
              <w:bottom w:val="none" w:sz="0" w:space="0" w:color="000000"/>
              <w:right w:val="none" w:sz="0" w:space="0" w:color="000000"/>
            </w:tcBorders>
          </w:tcPr>
          <w:p w14:paraId="21C5FD18" w14:textId="77777777" w:rsidR="002A64F7" w:rsidRDefault="00000000">
            <w:pPr>
              <w:spacing w:before="20" w:after="20" w:line="240" w:lineRule="auto"/>
            </w:pPr>
            <w:r>
              <w:rPr>
                <w:rFonts w:cs="Times New Roman"/>
                <w:sz w:val="20"/>
              </w:rPr>
              <w:t>Boomer</w:t>
            </w:r>
          </w:p>
        </w:tc>
        <w:tc>
          <w:tcPr>
            <w:tcW w:w="1040" w:type="dxa"/>
            <w:tcBorders>
              <w:top w:val="none" w:sz="0" w:space="0" w:color="000000"/>
              <w:left w:val="none" w:sz="0" w:space="0" w:color="000000"/>
              <w:bottom w:val="none" w:sz="0" w:space="0" w:color="000000"/>
              <w:right w:val="none" w:sz="0" w:space="0" w:color="000000"/>
            </w:tcBorders>
          </w:tcPr>
          <w:p w14:paraId="438B3665" w14:textId="77777777" w:rsidR="002A64F7" w:rsidRDefault="00000000">
            <w:pPr>
              <w:spacing w:before="20" w:after="20" w:line="240" w:lineRule="auto"/>
              <w:jc w:val="center"/>
            </w:pPr>
            <w:r>
              <w:rPr>
                <w:rFonts w:cs="Times New Roman"/>
                <w:sz w:val="20"/>
              </w:rPr>
              <w:t>2019</w:t>
            </w:r>
          </w:p>
        </w:tc>
        <w:tc>
          <w:tcPr>
            <w:tcW w:w="1040" w:type="dxa"/>
            <w:tcBorders>
              <w:top w:val="none" w:sz="0" w:space="0" w:color="000000"/>
              <w:left w:val="none" w:sz="0" w:space="0" w:color="000000"/>
              <w:bottom w:val="none" w:sz="0" w:space="0" w:color="000000"/>
              <w:right w:val="none" w:sz="0" w:space="0" w:color="000000"/>
            </w:tcBorders>
          </w:tcPr>
          <w:p w14:paraId="4EB28EC4" w14:textId="77777777" w:rsidR="002A64F7" w:rsidRDefault="00000000">
            <w:pPr>
              <w:spacing w:before="20" w:after="20" w:line="240" w:lineRule="auto"/>
              <w:jc w:val="center"/>
            </w:pPr>
            <w:r>
              <w:rPr>
                <w:rFonts w:cs="Times New Roman"/>
                <w:sz w:val="20"/>
              </w:rPr>
              <w:t>31.9</w:t>
            </w:r>
          </w:p>
        </w:tc>
        <w:tc>
          <w:tcPr>
            <w:tcW w:w="1040" w:type="dxa"/>
            <w:tcBorders>
              <w:top w:val="none" w:sz="0" w:space="0" w:color="000000"/>
              <w:left w:val="none" w:sz="0" w:space="0" w:color="000000"/>
              <w:bottom w:val="none" w:sz="0" w:space="0" w:color="000000"/>
              <w:right w:val="none" w:sz="0" w:space="0" w:color="000000"/>
            </w:tcBorders>
          </w:tcPr>
          <w:p w14:paraId="331BD962"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4E6F58D2" w14:textId="77777777" w:rsidR="002A64F7" w:rsidRDefault="00000000">
            <w:pPr>
              <w:spacing w:before="20" w:after="20" w:line="240" w:lineRule="auto"/>
              <w:jc w:val="center"/>
            </w:pPr>
            <w:r>
              <w:rPr>
                <w:rFonts w:cs="Times New Roman"/>
                <w:sz w:val="20"/>
              </w:rPr>
              <w:t>21.1</w:t>
            </w:r>
          </w:p>
        </w:tc>
        <w:tc>
          <w:tcPr>
            <w:tcW w:w="1040" w:type="dxa"/>
            <w:tcBorders>
              <w:top w:val="none" w:sz="0" w:space="0" w:color="000000"/>
              <w:left w:val="none" w:sz="0" w:space="0" w:color="000000"/>
              <w:bottom w:val="none" w:sz="0" w:space="0" w:color="000000"/>
              <w:right w:val="none" w:sz="0" w:space="0" w:color="000000"/>
            </w:tcBorders>
          </w:tcPr>
          <w:p w14:paraId="20AF506D" w14:textId="77777777" w:rsidR="002A64F7" w:rsidRDefault="00000000">
            <w:pPr>
              <w:spacing w:before="20" w:after="20" w:line="240" w:lineRule="auto"/>
              <w:jc w:val="center"/>
            </w:pPr>
            <w:r>
              <w:rPr>
                <w:rFonts w:cs="Times New Roman"/>
                <w:sz w:val="20"/>
              </w:rPr>
              <w:t>0.4</w:t>
            </w:r>
          </w:p>
        </w:tc>
        <w:tc>
          <w:tcPr>
            <w:tcW w:w="1040" w:type="dxa"/>
            <w:tcBorders>
              <w:top w:val="none" w:sz="0" w:space="0" w:color="000000"/>
              <w:left w:val="none" w:sz="0" w:space="0" w:color="000000"/>
              <w:bottom w:val="none" w:sz="0" w:space="0" w:color="000000"/>
              <w:right w:val="none" w:sz="0" w:space="0" w:color="000000"/>
            </w:tcBorders>
          </w:tcPr>
          <w:p w14:paraId="00AD1ACD" w14:textId="77777777" w:rsidR="002A64F7" w:rsidRDefault="00000000">
            <w:pPr>
              <w:spacing w:before="20" w:after="20" w:line="240" w:lineRule="auto"/>
              <w:jc w:val="center"/>
            </w:pPr>
            <w:r>
              <w:rPr>
                <w:rFonts w:cs="Times New Roman"/>
                <w:sz w:val="20"/>
              </w:rPr>
              <w:t>33.2</w:t>
            </w:r>
          </w:p>
        </w:tc>
        <w:tc>
          <w:tcPr>
            <w:tcW w:w="1040" w:type="dxa"/>
            <w:tcBorders>
              <w:top w:val="none" w:sz="0" w:space="0" w:color="000000"/>
              <w:left w:val="none" w:sz="0" w:space="0" w:color="000000"/>
              <w:bottom w:val="none" w:sz="0" w:space="0" w:color="000000"/>
              <w:right w:val="none" w:sz="0" w:space="0" w:color="000000"/>
            </w:tcBorders>
          </w:tcPr>
          <w:p w14:paraId="0BE9DC9A"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25C0C748" w14:textId="77777777" w:rsidR="002A64F7" w:rsidRDefault="00000000">
            <w:pPr>
              <w:spacing w:before="20" w:after="20" w:line="240" w:lineRule="auto"/>
              <w:jc w:val="center"/>
            </w:pPr>
            <w:r>
              <w:rPr>
                <w:rFonts w:cs="Times New Roman"/>
                <w:sz w:val="20"/>
              </w:rPr>
              <w:t>17597</w:t>
            </w:r>
          </w:p>
        </w:tc>
      </w:tr>
      <w:tr w:rsidR="002A64F7" w14:paraId="0AE7982A" w14:textId="77777777">
        <w:tc>
          <w:tcPr>
            <w:tcW w:w="1040" w:type="dxa"/>
            <w:tcBorders>
              <w:top w:val="none" w:sz="0" w:space="0" w:color="000000"/>
              <w:left w:val="none" w:sz="0" w:space="0" w:color="000000"/>
              <w:bottom w:val="none" w:sz="0" w:space="0" w:color="000000"/>
              <w:right w:val="none" w:sz="0" w:space="0" w:color="000000"/>
            </w:tcBorders>
          </w:tcPr>
          <w:p w14:paraId="60C901D8" w14:textId="77777777" w:rsidR="002A64F7" w:rsidRDefault="00000000">
            <w:pPr>
              <w:spacing w:before="20" w:after="20" w:line="240" w:lineRule="auto"/>
            </w:pPr>
            <w:r>
              <w:rPr>
                <w:rFonts w:cs="Times New Roman"/>
                <w:sz w:val="20"/>
              </w:rPr>
              <w:t>Silent</w:t>
            </w:r>
          </w:p>
        </w:tc>
        <w:tc>
          <w:tcPr>
            <w:tcW w:w="1040" w:type="dxa"/>
            <w:tcBorders>
              <w:top w:val="none" w:sz="0" w:space="0" w:color="000000"/>
              <w:left w:val="none" w:sz="0" w:space="0" w:color="000000"/>
              <w:bottom w:val="none" w:sz="0" w:space="0" w:color="000000"/>
              <w:right w:val="none" w:sz="0" w:space="0" w:color="000000"/>
            </w:tcBorders>
          </w:tcPr>
          <w:p w14:paraId="1A58A0B3" w14:textId="77777777" w:rsidR="002A64F7" w:rsidRDefault="00000000">
            <w:pPr>
              <w:spacing w:before="20" w:after="20" w:line="240" w:lineRule="auto"/>
              <w:jc w:val="center"/>
            </w:pPr>
            <w:r>
              <w:rPr>
                <w:rFonts w:cs="Times New Roman"/>
                <w:sz w:val="20"/>
              </w:rPr>
              <w:t>2019</w:t>
            </w:r>
          </w:p>
        </w:tc>
        <w:tc>
          <w:tcPr>
            <w:tcW w:w="1040" w:type="dxa"/>
            <w:tcBorders>
              <w:top w:val="none" w:sz="0" w:space="0" w:color="000000"/>
              <w:left w:val="none" w:sz="0" w:space="0" w:color="000000"/>
              <w:bottom w:val="none" w:sz="0" w:space="0" w:color="000000"/>
              <w:right w:val="none" w:sz="0" w:space="0" w:color="000000"/>
            </w:tcBorders>
          </w:tcPr>
          <w:p w14:paraId="5519B5B6" w14:textId="77777777" w:rsidR="002A64F7" w:rsidRDefault="00000000">
            <w:pPr>
              <w:spacing w:before="20" w:after="20" w:line="240" w:lineRule="auto"/>
              <w:jc w:val="center"/>
            </w:pPr>
            <w:r>
              <w:rPr>
                <w:rFonts w:cs="Times New Roman"/>
                <w:sz w:val="20"/>
              </w:rPr>
              <w:t>26.7</w:t>
            </w:r>
          </w:p>
        </w:tc>
        <w:tc>
          <w:tcPr>
            <w:tcW w:w="1040" w:type="dxa"/>
            <w:tcBorders>
              <w:top w:val="none" w:sz="0" w:space="0" w:color="000000"/>
              <w:left w:val="none" w:sz="0" w:space="0" w:color="000000"/>
              <w:bottom w:val="none" w:sz="0" w:space="0" w:color="000000"/>
              <w:right w:val="none" w:sz="0" w:space="0" w:color="000000"/>
            </w:tcBorders>
          </w:tcPr>
          <w:p w14:paraId="565CFA48" w14:textId="77777777" w:rsidR="002A64F7" w:rsidRDefault="00000000">
            <w:pPr>
              <w:spacing w:before="20" w:after="20" w:line="240" w:lineRule="auto"/>
              <w:jc w:val="center"/>
            </w:pPr>
            <w:r>
              <w:rPr>
                <w:rFonts w:cs="Times New Roman"/>
                <w:sz w:val="20"/>
              </w:rPr>
              <w:t>0.7</w:t>
            </w:r>
          </w:p>
        </w:tc>
        <w:tc>
          <w:tcPr>
            <w:tcW w:w="1040" w:type="dxa"/>
            <w:tcBorders>
              <w:top w:val="none" w:sz="0" w:space="0" w:color="000000"/>
              <w:left w:val="none" w:sz="0" w:space="0" w:color="000000"/>
              <w:bottom w:val="none" w:sz="0" w:space="0" w:color="000000"/>
              <w:right w:val="none" w:sz="0" w:space="0" w:color="000000"/>
            </w:tcBorders>
          </w:tcPr>
          <w:p w14:paraId="47FA7CF7" w14:textId="77777777" w:rsidR="002A64F7" w:rsidRDefault="00000000">
            <w:pPr>
              <w:spacing w:before="20" w:after="20" w:line="240" w:lineRule="auto"/>
              <w:jc w:val="center"/>
            </w:pPr>
            <w:r>
              <w:rPr>
                <w:rFonts w:cs="Times New Roman"/>
                <w:sz w:val="20"/>
              </w:rPr>
              <w:t>21.6</w:t>
            </w:r>
          </w:p>
        </w:tc>
        <w:tc>
          <w:tcPr>
            <w:tcW w:w="1040" w:type="dxa"/>
            <w:tcBorders>
              <w:top w:val="none" w:sz="0" w:space="0" w:color="000000"/>
              <w:left w:val="none" w:sz="0" w:space="0" w:color="000000"/>
              <w:bottom w:val="none" w:sz="0" w:space="0" w:color="000000"/>
              <w:right w:val="none" w:sz="0" w:space="0" w:color="000000"/>
            </w:tcBorders>
          </w:tcPr>
          <w:p w14:paraId="6F98DD47" w14:textId="77777777" w:rsidR="002A64F7" w:rsidRDefault="00000000">
            <w:pPr>
              <w:spacing w:before="20" w:after="20" w:line="240" w:lineRule="auto"/>
              <w:jc w:val="center"/>
            </w:pPr>
            <w:r>
              <w:rPr>
                <w:rFonts w:cs="Times New Roman"/>
                <w:sz w:val="20"/>
              </w:rPr>
              <w:t>0.7</w:t>
            </w:r>
          </w:p>
        </w:tc>
        <w:tc>
          <w:tcPr>
            <w:tcW w:w="1040" w:type="dxa"/>
            <w:tcBorders>
              <w:top w:val="none" w:sz="0" w:space="0" w:color="000000"/>
              <w:left w:val="none" w:sz="0" w:space="0" w:color="000000"/>
              <w:bottom w:val="none" w:sz="0" w:space="0" w:color="000000"/>
              <w:right w:val="none" w:sz="0" w:space="0" w:color="000000"/>
            </w:tcBorders>
          </w:tcPr>
          <w:p w14:paraId="566DECEB" w14:textId="77777777" w:rsidR="002A64F7" w:rsidRDefault="00000000">
            <w:pPr>
              <w:spacing w:before="20" w:after="20" w:line="240" w:lineRule="auto"/>
              <w:jc w:val="center"/>
            </w:pPr>
            <w:r>
              <w:rPr>
                <w:rFonts w:cs="Times New Roman"/>
                <w:sz w:val="20"/>
              </w:rPr>
              <w:t>32</w:t>
            </w:r>
          </w:p>
        </w:tc>
        <w:tc>
          <w:tcPr>
            <w:tcW w:w="1040" w:type="dxa"/>
            <w:tcBorders>
              <w:top w:val="none" w:sz="0" w:space="0" w:color="000000"/>
              <w:left w:val="none" w:sz="0" w:space="0" w:color="000000"/>
              <w:bottom w:val="none" w:sz="0" w:space="0" w:color="000000"/>
              <w:right w:val="none" w:sz="0" w:space="0" w:color="000000"/>
            </w:tcBorders>
          </w:tcPr>
          <w:p w14:paraId="5226E496" w14:textId="77777777" w:rsidR="002A64F7" w:rsidRDefault="00000000">
            <w:pPr>
              <w:spacing w:before="20" w:after="20" w:line="240" w:lineRule="auto"/>
              <w:jc w:val="center"/>
            </w:pPr>
            <w:r>
              <w:rPr>
                <w:rFonts w:cs="Times New Roman"/>
                <w:sz w:val="20"/>
              </w:rPr>
              <w:t>0.7</w:t>
            </w:r>
          </w:p>
        </w:tc>
        <w:tc>
          <w:tcPr>
            <w:tcW w:w="1040" w:type="dxa"/>
            <w:tcBorders>
              <w:top w:val="none" w:sz="0" w:space="0" w:color="000000"/>
              <w:left w:val="none" w:sz="0" w:space="0" w:color="000000"/>
              <w:bottom w:val="none" w:sz="0" w:space="0" w:color="000000"/>
              <w:right w:val="none" w:sz="0" w:space="0" w:color="000000"/>
            </w:tcBorders>
          </w:tcPr>
          <w:p w14:paraId="391C39F1" w14:textId="77777777" w:rsidR="002A64F7" w:rsidRDefault="00000000">
            <w:pPr>
              <w:spacing w:before="20" w:after="20" w:line="240" w:lineRule="auto"/>
              <w:jc w:val="center"/>
            </w:pPr>
            <w:r>
              <w:rPr>
                <w:rFonts w:cs="Times New Roman"/>
                <w:sz w:val="20"/>
              </w:rPr>
              <w:t>6607</w:t>
            </w:r>
          </w:p>
        </w:tc>
      </w:tr>
      <w:tr w:rsidR="002A64F7" w14:paraId="76DA2301" w14:textId="77777777">
        <w:tc>
          <w:tcPr>
            <w:tcW w:w="1040" w:type="dxa"/>
            <w:tcBorders>
              <w:top w:val="none" w:sz="0" w:space="0" w:color="000000"/>
              <w:left w:val="none" w:sz="0" w:space="0" w:color="000000"/>
              <w:bottom w:val="none" w:sz="0" w:space="0" w:color="000000"/>
              <w:right w:val="none" w:sz="0" w:space="0" w:color="000000"/>
            </w:tcBorders>
          </w:tcPr>
          <w:p w14:paraId="71C52CEA" w14:textId="77777777" w:rsidR="002A64F7" w:rsidRDefault="00000000">
            <w:pPr>
              <w:spacing w:before="20" w:after="20" w:line="240" w:lineRule="auto"/>
            </w:pPr>
            <w:r>
              <w:rPr>
                <w:rFonts w:cs="Times New Roman"/>
                <w:sz w:val="20"/>
              </w:rPr>
              <w:t>Gen Z</w:t>
            </w:r>
          </w:p>
        </w:tc>
        <w:tc>
          <w:tcPr>
            <w:tcW w:w="1040" w:type="dxa"/>
            <w:tcBorders>
              <w:top w:val="none" w:sz="0" w:space="0" w:color="000000"/>
              <w:left w:val="none" w:sz="0" w:space="0" w:color="000000"/>
              <w:bottom w:val="none" w:sz="0" w:space="0" w:color="000000"/>
              <w:right w:val="none" w:sz="0" w:space="0" w:color="000000"/>
            </w:tcBorders>
          </w:tcPr>
          <w:p w14:paraId="34590CE9" w14:textId="77777777" w:rsidR="002A64F7" w:rsidRDefault="00000000">
            <w:pPr>
              <w:spacing w:before="20" w:after="20" w:line="240" w:lineRule="auto"/>
              <w:jc w:val="center"/>
            </w:pPr>
            <w:r>
              <w:rPr>
                <w:rFonts w:cs="Times New Roman"/>
                <w:sz w:val="20"/>
              </w:rPr>
              <w:t>2021</w:t>
            </w:r>
          </w:p>
        </w:tc>
        <w:tc>
          <w:tcPr>
            <w:tcW w:w="1040" w:type="dxa"/>
            <w:tcBorders>
              <w:top w:val="none" w:sz="0" w:space="0" w:color="000000"/>
              <w:left w:val="none" w:sz="0" w:space="0" w:color="000000"/>
              <w:bottom w:val="none" w:sz="0" w:space="0" w:color="000000"/>
              <w:right w:val="none" w:sz="0" w:space="0" w:color="000000"/>
            </w:tcBorders>
          </w:tcPr>
          <w:p w14:paraId="575122E1" w14:textId="77777777" w:rsidR="002A64F7" w:rsidRDefault="00000000">
            <w:pPr>
              <w:spacing w:before="20" w:after="20" w:line="240" w:lineRule="auto"/>
              <w:jc w:val="center"/>
            </w:pPr>
            <w:r>
              <w:rPr>
                <w:rFonts w:cs="Times New Roman"/>
                <w:sz w:val="20"/>
              </w:rPr>
              <w:t>19.2</w:t>
            </w:r>
          </w:p>
        </w:tc>
        <w:tc>
          <w:tcPr>
            <w:tcW w:w="1040" w:type="dxa"/>
            <w:tcBorders>
              <w:top w:val="none" w:sz="0" w:space="0" w:color="000000"/>
              <w:left w:val="none" w:sz="0" w:space="0" w:color="000000"/>
              <w:bottom w:val="none" w:sz="0" w:space="0" w:color="000000"/>
              <w:right w:val="none" w:sz="0" w:space="0" w:color="000000"/>
            </w:tcBorders>
          </w:tcPr>
          <w:p w14:paraId="5EB40294" w14:textId="77777777" w:rsidR="002A64F7" w:rsidRDefault="00000000">
            <w:pPr>
              <w:spacing w:before="20" w:after="20" w:line="240" w:lineRule="auto"/>
              <w:jc w:val="center"/>
            </w:pPr>
            <w:r>
              <w:rPr>
                <w:rFonts w:cs="Times New Roman"/>
                <w:sz w:val="20"/>
              </w:rPr>
              <w:t>0.9</w:t>
            </w:r>
          </w:p>
        </w:tc>
        <w:tc>
          <w:tcPr>
            <w:tcW w:w="1040" w:type="dxa"/>
            <w:tcBorders>
              <w:top w:val="none" w:sz="0" w:space="0" w:color="000000"/>
              <w:left w:val="none" w:sz="0" w:space="0" w:color="000000"/>
              <w:bottom w:val="none" w:sz="0" w:space="0" w:color="000000"/>
              <w:right w:val="none" w:sz="0" w:space="0" w:color="000000"/>
            </w:tcBorders>
          </w:tcPr>
          <w:p w14:paraId="3AD3D6BC" w14:textId="77777777" w:rsidR="002A64F7" w:rsidRDefault="00000000">
            <w:pPr>
              <w:spacing w:before="20" w:after="20" w:line="240" w:lineRule="auto"/>
              <w:jc w:val="center"/>
            </w:pPr>
            <w:r>
              <w:rPr>
                <w:rFonts w:cs="Times New Roman"/>
                <w:sz w:val="20"/>
              </w:rPr>
              <w:t>47.8</w:t>
            </w:r>
          </w:p>
        </w:tc>
        <w:tc>
          <w:tcPr>
            <w:tcW w:w="1040" w:type="dxa"/>
            <w:tcBorders>
              <w:top w:val="none" w:sz="0" w:space="0" w:color="000000"/>
              <w:left w:val="none" w:sz="0" w:space="0" w:color="000000"/>
              <w:bottom w:val="none" w:sz="0" w:space="0" w:color="000000"/>
              <w:right w:val="none" w:sz="0" w:space="0" w:color="000000"/>
            </w:tcBorders>
          </w:tcPr>
          <w:p w14:paraId="6BE1C482" w14:textId="77777777" w:rsidR="002A64F7" w:rsidRDefault="00000000">
            <w:pPr>
              <w:spacing w:before="20" w:after="20" w:line="240" w:lineRule="auto"/>
              <w:jc w:val="center"/>
            </w:pPr>
            <w:r>
              <w:rPr>
                <w:rFonts w:cs="Times New Roman"/>
                <w:sz w:val="20"/>
              </w:rPr>
              <w:t>1.2</w:t>
            </w:r>
          </w:p>
        </w:tc>
        <w:tc>
          <w:tcPr>
            <w:tcW w:w="1040" w:type="dxa"/>
            <w:tcBorders>
              <w:top w:val="none" w:sz="0" w:space="0" w:color="000000"/>
              <w:left w:val="none" w:sz="0" w:space="0" w:color="000000"/>
              <w:bottom w:val="none" w:sz="0" w:space="0" w:color="000000"/>
              <w:right w:val="none" w:sz="0" w:space="0" w:color="000000"/>
            </w:tcBorders>
          </w:tcPr>
          <w:p w14:paraId="4F3CA3BD" w14:textId="77777777" w:rsidR="002A64F7" w:rsidRDefault="00000000">
            <w:pPr>
              <w:spacing w:before="20" w:after="20" w:line="240" w:lineRule="auto"/>
              <w:jc w:val="center"/>
            </w:pPr>
            <w:r>
              <w:rPr>
                <w:rFonts w:cs="Times New Roman"/>
                <w:sz w:val="20"/>
              </w:rPr>
              <w:t>62.4</w:t>
            </w:r>
          </w:p>
        </w:tc>
        <w:tc>
          <w:tcPr>
            <w:tcW w:w="1040" w:type="dxa"/>
            <w:tcBorders>
              <w:top w:val="none" w:sz="0" w:space="0" w:color="000000"/>
              <w:left w:val="none" w:sz="0" w:space="0" w:color="000000"/>
              <w:bottom w:val="none" w:sz="0" w:space="0" w:color="000000"/>
              <w:right w:val="none" w:sz="0" w:space="0" w:color="000000"/>
            </w:tcBorders>
          </w:tcPr>
          <w:p w14:paraId="646274E1" w14:textId="77777777" w:rsidR="002A64F7" w:rsidRDefault="00000000">
            <w:pPr>
              <w:spacing w:before="20" w:after="20" w:line="240" w:lineRule="auto"/>
              <w:jc w:val="center"/>
            </w:pPr>
            <w:r>
              <w:rPr>
                <w:rFonts w:cs="Times New Roman"/>
                <w:sz w:val="20"/>
              </w:rPr>
              <w:t>1.2</w:t>
            </w:r>
          </w:p>
        </w:tc>
        <w:tc>
          <w:tcPr>
            <w:tcW w:w="1040" w:type="dxa"/>
            <w:tcBorders>
              <w:top w:val="none" w:sz="0" w:space="0" w:color="000000"/>
              <w:left w:val="none" w:sz="0" w:space="0" w:color="000000"/>
              <w:bottom w:val="none" w:sz="0" w:space="0" w:color="000000"/>
              <w:right w:val="none" w:sz="0" w:space="0" w:color="000000"/>
            </w:tcBorders>
          </w:tcPr>
          <w:p w14:paraId="302AD92B" w14:textId="77777777" w:rsidR="002A64F7" w:rsidRDefault="00000000">
            <w:pPr>
              <w:spacing w:before="20" w:after="20" w:line="240" w:lineRule="auto"/>
              <w:jc w:val="center"/>
            </w:pPr>
            <w:r>
              <w:rPr>
                <w:rFonts w:cs="Times New Roman"/>
                <w:sz w:val="20"/>
              </w:rPr>
              <w:t>2859</w:t>
            </w:r>
          </w:p>
        </w:tc>
      </w:tr>
      <w:tr w:rsidR="002A64F7" w14:paraId="7DCC866F" w14:textId="77777777">
        <w:tc>
          <w:tcPr>
            <w:tcW w:w="1040" w:type="dxa"/>
            <w:tcBorders>
              <w:top w:val="none" w:sz="0" w:space="0" w:color="000000"/>
              <w:left w:val="none" w:sz="0" w:space="0" w:color="000000"/>
              <w:bottom w:val="none" w:sz="0" w:space="0" w:color="000000"/>
              <w:right w:val="none" w:sz="0" w:space="0" w:color="000000"/>
            </w:tcBorders>
          </w:tcPr>
          <w:p w14:paraId="297DDC25" w14:textId="77777777" w:rsidR="002A64F7" w:rsidRDefault="00000000">
            <w:pPr>
              <w:spacing w:before="20" w:after="20" w:line="240" w:lineRule="auto"/>
            </w:pPr>
            <w:r>
              <w:rPr>
                <w:rFonts w:cs="Times New Roman"/>
                <w:sz w:val="20"/>
              </w:rPr>
              <w:t>Millennial</w:t>
            </w:r>
          </w:p>
        </w:tc>
        <w:tc>
          <w:tcPr>
            <w:tcW w:w="1040" w:type="dxa"/>
            <w:tcBorders>
              <w:top w:val="none" w:sz="0" w:space="0" w:color="000000"/>
              <w:left w:val="none" w:sz="0" w:space="0" w:color="000000"/>
              <w:bottom w:val="none" w:sz="0" w:space="0" w:color="000000"/>
              <w:right w:val="none" w:sz="0" w:space="0" w:color="000000"/>
            </w:tcBorders>
          </w:tcPr>
          <w:p w14:paraId="5C7337CE" w14:textId="77777777" w:rsidR="002A64F7" w:rsidRDefault="00000000">
            <w:pPr>
              <w:spacing w:before="20" w:after="20" w:line="240" w:lineRule="auto"/>
              <w:jc w:val="center"/>
            </w:pPr>
            <w:r>
              <w:rPr>
                <w:rFonts w:cs="Times New Roman"/>
                <w:sz w:val="20"/>
              </w:rPr>
              <w:t>2021</w:t>
            </w:r>
          </w:p>
        </w:tc>
        <w:tc>
          <w:tcPr>
            <w:tcW w:w="1040" w:type="dxa"/>
            <w:tcBorders>
              <w:top w:val="none" w:sz="0" w:space="0" w:color="000000"/>
              <w:left w:val="none" w:sz="0" w:space="0" w:color="000000"/>
              <w:bottom w:val="none" w:sz="0" w:space="0" w:color="000000"/>
              <w:right w:val="none" w:sz="0" w:space="0" w:color="000000"/>
            </w:tcBorders>
          </w:tcPr>
          <w:p w14:paraId="4B30B4CC" w14:textId="77777777" w:rsidR="002A64F7" w:rsidRDefault="00000000">
            <w:pPr>
              <w:spacing w:before="20" w:after="20" w:line="240" w:lineRule="auto"/>
              <w:jc w:val="center"/>
            </w:pPr>
            <w:r>
              <w:rPr>
                <w:rFonts w:cs="Times New Roman"/>
                <w:sz w:val="20"/>
              </w:rPr>
              <w:t>23.5</w:t>
            </w:r>
          </w:p>
        </w:tc>
        <w:tc>
          <w:tcPr>
            <w:tcW w:w="1040" w:type="dxa"/>
            <w:tcBorders>
              <w:top w:val="none" w:sz="0" w:space="0" w:color="000000"/>
              <w:left w:val="none" w:sz="0" w:space="0" w:color="000000"/>
              <w:bottom w:val="none" w:sz="0" w:space="0" w:color="000000"/>
              <w:right w:val="none" w:sz="0" w:space="0" w:color="000000"/>
            </w:tcBorders>
          </w:tcPr>
          <w:p w14:paraId="2694E395"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38EB8D11" w14:textId="77777777" w:rsidR="002A64F7" w:rsidRDefault="00000000">
            <w:pPr>
              <w:spacing w:before="20" w:after="20" w:line="240" w:lineRule="auto"/>
              <w:jc w:val="center"/>
            </w:pPr>
            <w:r>
              <w:rPr>
                <w:rFonts w:cs="Times New Roman"/>
                <w:sz w:val="20"/>
              </w:rPr>
              <w:t>35.3</w:t>
            </w:r>
          </w:p>
        </w:tc>
        <w:tc>
          <w:tcPr>
            <w:tcW w:w="1040" w:type="dxa"/>
            <w:tcBorders>
              <w:top w:val="none" w:sz="0" w:space="0" w:color="000000"/>
              <w:left w:val="none" w:sz="0" w:space="0" w:color="000000"/>
              <w:bottom w:val="none" w:sz="0" w:space="0" w:color="000000"/>
              <w:right w:val="none" w:sz="0" w:space="0" w:color="000000"/>
            </w:tcBorders>
          </w:tcPr>
          <w:p w14:paraId="3F8F9905"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02EE387A" w14:textId="77777777" w:rsidR="002A64F7" w:rsidRDefault="00000000">
            <w:pPr>
              <w:spacing w:before="20" w:after="20" w:line="240" w:lineRule="auto"/>
              <w:jc w:val="center"/>
            </w:pPr>
            <w:r>
              <w:rPr>
                <w:rFonts w:cs="Times New Roman"/>
                <w:sz w:val="20"/>
              </w:rPr>
              <w:t>50.1</w:t>
            </w:r>
          </w:p>
        </w:tc>
        <w:tc>
          <w:tcPr>
            <w:tcW w:w="1040" w:type="dxa"/>
            <w:tcBorders>
              <w:top w:val="none" w:sz="0" w:space="0" w:color="000000"/>
              <w:left w:val="none" w:sz="0" w:space="0" w:color="000000"/>
              <w:bottom w:val="none" w:sz="0" w:space="0" w:color="000000"/>
              <w:right w:val="none" w:sz="0" w:space="0" w:color="000000"/>
            </w:tcBorders>
          </w:tcPr>
          <w:p w14:paraId="07F943C4"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00A96677" w14:textId="77777777" w:rsidR="002A64F7" w:rsidRDefault="00000000">
            <w:pPr>
              <w:spacing w:before="20" w:after="20" w:line="240" w:lineRule="auto"/>
              <w:jc w:val="center"/>
            </w:pPr>
            <w:r>
              <w:rPr>
                <w:rFonts w:cs="Times New Roman"/>
                <w:sz w:val="20"/>
              </w:rPr>
              <w:t>11483</w:t>
            </w:r>
          </w:p>
        </w:tc>
      </w:tr>
      <w:tr w:rsidR="002A64F7" w14:paraId="7293E634" w14:textId="77777777">
        <w:tc>
          <w:tcPr>
            <w:tcW w:w="1040" w:type="dxa"/>
            <w:tcBorders>
              <w:top w:val="none" w:sz="0" w:space="0" w:color="000000"/>
              <w:left w:val="none" w:sz="0" w:space="0" w:color="000000"/>
              <w:bottom w:val="none" w:sz="0" w:space="0" w:color="000000"/>
              <w:right w:val="none" w:sz="0" w:space="0" w:color="000000"/>
            </w:tcBorders>
          </w:tcPr>
          <w:p w14:paraId="2A4E4F82" w14:textId="77777777" w:rsidR="002A64F7" w:rsidRDefault="00000000">
            <w:pPr>
              <w:spacing w:before="20" w:after="20" w:line="240" w:lineRule="auto"/>
            </w:pPr>
            <w:r>
              <w:rPr>
                <w:rFonts w:cs="Times New Roman"/>
                <w:sz w:val="20"/>
              </w:rPr>
              <w:t>Gen X</w:t>
            </w:r>
          </w:p>
        </w:tc>
        <w:tc>
          <w:tcPr>
            <w:tcW w:w="1040" w:type="dxa"/>
            <w:tcBorders>
              <w:top w:val="none" w:sz="0" w:space="0" w:color="000000"/>
              <w:left w:val="none" w:sz="0" w:space="0" w:color="000000"/>
              <w:bottom w:val="none" w:sz="0" w:space="0" w:color="000000"/>
              <w:right w:val="none" w:sz="0" w:space="0" w:color="000000"/>
            </w:tcBorders>
          </w:tcPr>
          <w:p w14:paraId="194CFE07" w14:textId="77777777" w:rsidR="002A64F7" w:rsidRDefault="00000000">
            <w:pPr>
              <w:spacing w:before="20" w:after="20" w:line="240" w:lineRule="auto"/>
              <w:jc w:val="center"/>
            </w:pPr>
            <w:r>
              <w:rPr>
                <w:rFonts w:cs="Times New Roman"/>
                <w:sz w:val="20"/>
              </w:rPr>
              <w:t>2021</w:t>
            </w:r>
          </w:p>
        </w:tc>
        <w:tc>
          <w:tcPr>
            <w:tcW w:w="1040" w:type="dxa"/>
            <w:tcBorders>
              <w:top w:val="none" w:sz="0" w:space="0" w:color="000000"/>
              <w:left w:val="none" w:sz="0" w:space="0" w:color="000000"/>
              <w:bottom w:val="none" w:sz="0" w:space="0" w:color="000000"/>
              <w:right w:val="none" w:sz="0" w:space="0" w:color="000000"/>
            </w:tcBorders>
          </w:tcPr>
          <w:p w14:paraId="39BA172E" w14:textId="77777777" w:rsidR="002A64F7" w:rsidRDefault="00000000">
            <w:pPr>
              <w:spacing w:before="20" w:after="20" w:line="240" w:lineRule="auto"/>
              <w:jc w:val="center"/>
            </w:pPr>
            <w:r>
              <w:rPr>
                <w:rFonts w:cs="Times New Roman"/>
                <w:sz w:val="20"/>
              </w:rPr>
              <w:t>28.9</w:t>
            </w:r>
          </w:p>
        </w:tc>
        <w:tc>
          <w:tcPr>
            <w:tcW w:w="1040" w:type="dxa"/>
            <w:tcBorders>
              <w:top w:val="none" w:sz="0" w:space="0" w:color="000000"/>
              <w:left w:val="none" w:sz="0" w:space="0" w:color="000000"/>
              <w:bottom w:val="none" w:sz="0" w:space="0" w:color="000000"/>
              <w:right w:val="none" w:sz="0" w:space="0" w:color="000000"/>
            </w:tcBorders>
          </w:tcPr>
          <w:p w14:paraId="331801E0"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3B0CB0C3" w14:textId="77777777" w:rsidR="002A64F7" w:rsidRDefault="00000000">
            <w:pPr>
              <w:spacing w:before="20" w:after="20" w:line="240" w:lineRule="auto"/>
              <w:jc w:val="center"/>
            </w:pPr>
            <w:r>
              <w:rPr>
                <w:rFonts w:cs="Times New Roman"/>
                <w:sz w:val="20"/>
              </w:rPr>
              <w:t>27.1</w:t>
            </w:r>
          </w:p>
        </w:tc>
        <w:tc>
          <w:tcPr>
            <w:tcW w:w="1040" w:type="dxa"/>
            <w:tcBorders>
              <w:top w:val="none" w:sz="0" w:space="0" w:color="000000"/>
              <w:left w:val="none" w:sz="0" w:space="0" w:color="000000"/>
              <w:bottom w:val="none" w:sz="0" w:space="0" w:color="000000"/>
              <w:right w:val="none" w:sz="0" w:space="0" w:color="000000"/>
            </w:tcBorders>
          </w:tcPr>
          <w:p w14:paraId="70E60021"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429FE348" w14:textId="77777777" w:rsidR="002A64F7" w:rsidRDefault="00000000">
            <w:pPr>
              <w:spacing w:before="20" w:after="20" w:line="240" w:lineRule="auto"/>
              <w:jc w:val="center"/>
            </w:pPr>
            <w:r>
              <w:rPr>
                <w:rFonts w:cs="Times New Roman"/>
                <w:sz w:val="20"/>
              </w:rPr>
              <w:t>40.9</w:t>
            </w:r>
          </w:p>
        </w:tc>
        <w:tc>
          <w:tcPr>
            <w:tcW w:w="1040" w:type="dxa"/>
            <w:tcBorders>
              <w:top w:val="none" w:sz="0" w:space="0" w:color="000000"/>
              <w:left w:val="none" w:sz="0" w:space="0" w:color="000000"/>
              <w:bottom w:val="none" w:sz="0" w:space="0" w:color="000000"/>
              <w:right w:val="none" w:sz="0" w:space="0" w:color="000000"/>
            </w:tcBorders>
          </w:tcPr>
          <w:p w14:paraId="0ADF0D36"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2A0A921B" w14:textId="77777777" w:rsidR="002A64F7" w:rsidRDefault="00000000">
            <w:pPr>
              <w:spacing w:before="20" w:after="20" w:line="240" w:lineRule="auto"/>
              <w:jc w:val="center"/>
            </w:pPr>
            <w:r>
              <w:rPr>
                <w:rFonts w:cs="Times New Roman"/>
                <w:sz w:val="20"/>
              </w:rPr>
              <w:t>10293</w:t>
            </w:r>
          </w:p>
        </w:tc>
      </w:tr>
      <w:tr w:rsidR="002A64F7" w14:paraId="7461A959" w14:textId="77777777">
        <w:tc>
          <w:tcPr>
            <w:tcW w:w="1040" w:type="dxa"/>
            <w:tcBorders>
              <w:top w:val="none" w:sz="0" w:space="0" w:color="000000"/>
              <w:left w:val="none" w:sz="0" w:space="0" w:color="000000"/>
              <w:bottom w:val="none" w:sz="0" w:space="0" w:color="000000"/>
              <w:right w:val="none" w:sz="0" w:space="0" w:color="000000"/>
            </w:tcBorders>
          </w:tcPr>
          <w:p w14:paraId="2EF35546" w14:textId="77777777" w:rsidR="002A64F7" w:rsidRDefault="00000000">
            <w:pPr>
              <w:spacing w:before="20" w:after="20" w:line="240" w:lineRule="auto"/>
            </w:pPr>
            <w:r>
              <w:rPr>
                <w:rFonts w:cs="Times New Roman"/>
                <w:sz w:val="20"/>
              </w:rPr>
              <w:t>Boomer</w:t>
            </w:r>
          </w:p>
        </w:tc>
        <w:tc>
          <w:tcPr>
            <w:tcW w:w="1040" w:type="dxa"/>
            <w:tcBorders>
              <w:top w:val="none" w:sz="0" w:space="0" w:color="000000"/>
              <w:left w:val="none" w:sz="0" w:space="0" w:color="000000"/>
              <w:bottom w:val="none" w:sz="0" w:space="0" w:color="000000"/>
              <w:right w:val="none" w:sz="0" w:space="0" w:color="000000"/>
            </w:tcBorders>
          </w:tcPr>
          <w:p w14:paraId="481B25FC" w14:textId="77777777" w:rsidR="002A64F7" w:rsidRDefault="00000000">
            <w:pPr>
              <w:spacing w:before="20" w:after="20" w:line="240" w:lineRule="auto"/>
              <w:jc w:val="center"/>
            </w:pPr>
            <w:r>
              <w:rPr>
                <w:rFonts w:cs="Times New Roman"/>
                <w:sz w:val="20"/>
              </w:rPr>
              <w:t>2021</w:t>
            </w:r>
          </w:p>
        </w:tc>
        <w:tc>
          <w:tcPr>
            <w:tcW w:w="1040" w:type="dxa"/>
            <w:tcBorders>
              <w:top w:val="none" w:sz="0" w:space="0" w:color="000000"/>
              <w:left w:val="none" w:sz="0" w:space="0" w:color="000000"/>
              <w:bottom w:val="none" w:sz="0" w:space="0" w:color="000000"/>
              <w:right w:val="none" w:sz="0" w:space="0" w:color="000000"/>
            </w:tcBorders>
          </w:tcPr>
          <w:p w14:paraId="548D204B" w14:textId="77777777" w:rsidR="002A64F7" w:rsidRDefault="00000000">
            <w:pPr>
              <w:spacing w:before="20" w:after="20" w:line="240" w:lineRule="auto"/>
              <w:jc w:val="center"/>
            </w:pPr>
            <w:r>
              <w:rPr>
                <w:rFonts w:cs="Times New Roman"/>
                <w:sz w:val="20"/>
              </w:rPr>
              <w:t>25.3</w:t>
            </w:r>
          </w:p>
        </w:tc>
        <w:tc>
          <w:tcPr>
            <w:tcW w:w="1040" w:type="dxa"/>
            <w:tcBorders>
              <w:top w:val="none" w:sz="0" w:space="0" w:color="000000"/>
              <w:left w:val="none" w:sz="0" w:space="0" w:color="000000"/>
              <w:bottom w:val="none" w:sz="0" w:space="0" w:color="000000"/>
              <w:right w:val="none" w:sz="0" w:space="0" w:color="000000"/>
            </w:tcBorders>
          </w:tcPr>
          <w:p w14:paraId="451CBEBA"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7ACDCB78" w14:textId="77777777" w:rsidR="002A64F7" w:rsidRDefault="00000000">
            <w:pPr>
              <w:spacing w:before="20" w:after="20" w:line="240" w:lineRule="auto"/>
              <w:jc w:val="center"/>
            </w:pPr>
            <w:r>
              <w:rPr>
                <w:rFonts w:cs="Times New Roman"/>
                <w:sz w:val="20"/>
              </w:rPr>
              <w:t>22.9</w:t>
            </w:r>
          </w:p>
        </w:tc>
        <w:tc>
          <w:tcPr>
            <w:tcW w:w="1040" w:type="dxa"/>
            <w:tcBorders>
              <w:top w:val="none" w:sz="0" w:space="0" w:color="000000"/>
              <w:left w:val="none" w:sz="0" w:space="0" w:color="000000"/>
              <w:bottom w:val="none" w:sz="0" w:space="0" w:color="000000"/>
              <w:right w:val="none" w:sz="0" w:space="0" w:color="000000"/>
            </w:tcBorders>
          </w:tcPr>
          <w:p w14:paraId="4403BBFF"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5E4FF3C9" w14:textId="77777777" w:rsidR="002A64F7" w:rsidRDefault="00000000">
            <w:pPr>
              <w:spacing w:before="20" w:after="20" w:line="240" w:lineRule="auto"/>
              <w:jc w:val="center"/>
            </w:pPr>
            <w:r>
              <w:rPr>
                <w:rFonts w:cs="Times New Roman"/>
                <w:sz w:val="20"/>
              </w:rPr>
              <w:t>35.3</w:t>
            </w:r>
          </w:p>
        </w:tc>
        <w:tc>
          <w:tcPr>
            <w:tcW w:w="1040" w:type="dxa"/>
            <w:tcBorders>
              <w:top w:val="none" w:sz="0" w:space="0" w:color="000000"/>
              <w:left w:val="none" w:sz="0" w:space="0" w:color="000000"/>
              <w:bottom w:val="none" w:sz="0" w:space="0" w:color="000000"/>
              <w:right w:val="none" w:sz="0" w:space="0" w:color="000000"/>
            </w:tcBorders>
          </w:tcPr>
          <w:p w14:paraId="3C48512B"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3D5EAEB8" w14:textId="77777777" w:rsidR="002A64F7" w:rsidRDefault="00000000">
            <w:pPr>
              <w:spacing w:before="20" w:after="20" w:line="240" w:lineRule="auto"/>
              <w:jc w:val="center"/>
            </w:pPr>
            <w:r>
              <w:rPr>
                <w:rFonts w:cs="Times New Roman"/>
                <w:sz w:val="20"/>
              </w:rPr>
              <w:t>14901</w:t>
            </w:r>
          </w:p>
        </w:tc>
      </w:tr>
      <w:tr w:rsidR="002A64F7" w14:paraId="2803A3E0" w14:textId="77777777">
        <w:tc>
          <w:tcPr>
            <w:tcW w:w="1040" w:type="dxa"/>
            <w:tcBorders>
              <w:top w:val="none" w:sz="0" w:space="0" w:color="000000"/>
              <w:left w:val="none" w:sz="0" w:space="0" w:color="000000"/>
              <w:bottom w:val="none" w:sz="0" w:space="0" w:color="000000"/>
              <w:right w:val="none" w:sz="0" w:space="0" w:color="000000"/>
            </w:tcBorders>
          </w:tcPr>
          <w:p w14:paraId="61AAB9BC" w14:textId="77777777" w:rsidR="002A64F7" w:rsidRDefault="00000000">
            <w:pPr>
              <w:spacing w:before="20" w:after="20" w:line="240" w:lineRule="auto"/>
            </w:pPr>
            <w:r>
              <w:rPr>
                <w:rFonts w:cs="Times New Roman"/>
                <w:sz w:val="20"/>
              </w:rPr>
              <w:t>Silent</w:t>
            </w:r>
          </w:p>
        </w:tc>
        <w:tc>
          <w:tcPr>
            <w:tcW w:w="1040" w:type="dxa"/>
            <w:tcBorders>
              <w:top w:val="none" w:sz="0" w:space="0" w:color="000000"/>
              <w:left w:val="none" w:sz="0" w:space="0" w:color="000000"/>
              <w:bottom w:val="none" w:sz="0" w:space="0" w:color="000000"/>
              <w:right w:val="none" w:sz="0" w:space="0" w:color="000000"/>
            </w:tcBorders>
          </w:tcPr>
          <w:p w14:paraId="6DA44B9E" w14:textId="77777777" w:rsidR="002A64F7" w:rsidRDefault="00000000">
            <w:pPr>
              <w:spacing w:before="20" w:after="20" w:line="240" w:lineRule="auto"/>
              <w:jc w:val="center"/>
            </w:pPr>
            <w:r>
              <w:rPr>
                <w:rFonts w:cs="Times New Roman"/>
                <w:sz w:val="20"/>
              </w:rPr>
              <w:t>2021</w:t>
            </w:r>
          </w:p>
        </w:tc>
        <w:tc>
          <w:tcPr>
            <w:tcW w:w="1040" w:type="dxa"/>
            <w:tcBorders>
              <w:top w:val="none" w:sz="0" w:space="0" w:color="000000"/>
              <w:left w:val="none" w:sz="0" w:space="0" w:color="000000"/>
              <w:bottom w:val="none" w:sz="0" w:space="0" w:color="000000"/>
              <w:right w:val="none" w:sz="0" w:space="0" w:color="000000"/>
            </w:tcBorders>
          </w:tcPr>
          <w:p w14:paraId="52F5E2EF" w14:textId="77777777" w:rsidR="002A64F7" w:rsidRDefault="00000000">
            <w:pPr>
              <w:spacing w:before="20" w:after="20" w:line="240" w:lineRule="auto"/>
              <w:jc w:val="center"/>
            </w:pPr>
            <w:r>
              <w:rPr>
                <w:rFonts w:cs="Times New Roman"/>
                <w:sz w:val="20"/>
              </w:rPr>
              <w:t>19.2</w:t>
            </w:r>
          </w:p>
        </w:tc>
        <w:tc>
          <w:tcPr>
            <w:tcW w:w="1040" w:type="dxa"/>
            <w:tcBorders>
              <w:top w:val="none" w:sz="0" w:space="0" w:color="000000"/>
              <w:left w:val="none" w:sz="0" w:space="0" w:color="000000"/>
              <w:bottom w:val="none" w:sz="0" w:space="0" w:color="000000"/>
              <w:right w:val="none" w:sz="0" w:space="0" w:color="000000"/>
            </w:tcBorders>
          </w:tcPr>
          <w:p w14:paraId="3E0FD273" w14:textId="77777777" w:rsidR="002A64F7" w:rsidRDefault="00000000">
            <w:pPr>
              <w:spacing w:before="20" w:after="20" w:line="240" w:lineRule="auto"/>
              <w:jc w:val="center"/>
            </w:pPr>
            <w:r>
              <w:rPr>
                <w:rFonts w:cs="Times New Roman"/>
                <w:sz w:val="20"/>
              </w:rPr>
              <w:t>0.7</w:t>
            </w:r>
          </w:p>
        </w:tc>
        <w:tc>
          <w:tcPr>
            <w:tcW w:w="1040" w:type="dxa"/>
            <w:tcBorders>
              <w:top w:val="none" w:sz="0" w:space="0" w:color="000000"/>
              <w:left w:val="none" w:sz="0" w:space="0" w:color="000000"/>
              <w:bottom w:val="none" w:sz="0" w:space="0" w:color="000000"/>
              <w:right w:val="none" w:sz="0" w:space="0" w:color="000000"/>
            </w:tcBorders>
          </w:tcPr>
          <w:p w14:paraId="000967A3" w14:textId="77777777" w:rsidR="002A64F7" w:rsidRDefault="00000000">
            <w:pPr>
              <w:spacing w:before="20" w:after="20" w:line="240" w:lineRule="auto"/>
              <w:jc w:val="center"/>
            </w:pPr>
            <w:r>
              <w:rPr>
                <w:rFonts w:cs="Times New Roman"/>
                <w:sz w:val="20"/>
              </w:rPr>
              <w:t>23.6</w:t>
            </w:r>
          </w:p>
        </w:tc>
        <w:tc>
          <w:tcPr>
            <w:tcW w:w="1040" w:type="dxa"/>
            <w:tcBorders>
              <w:top w:val="none" w:sz="0" w:space="0" w:color="000000"/>
              <w:left w:val="none" w:sz="0" w:space="0" w:color="000000"/>
              <w:bottom w:val="none" w:sz="0" w:space="0" w:color="000000"/>
              <w:right w:val="none" w:sz="0" w:space="0" w:color="000000"/>
            </w:tcBorders>
          </w:tcPr>
          <w:p w14:paraId="03D9943D" w14:textId="77777777" w:rsidR="002A64F7" w:rsidRDefault="00000000">
            <w:pPr>
              <w:spacing w:before="20" w:after="20" w:line="240" w:lineRule="auto"/>
              <w:jc w:val="center"/>
            </w:pPr>
            <w:r>
              <w:rPr>
                <w:rFonts w:cs="Times New Roman"/>
                <w:sz w:val="20"/>
              </w:rPr>
              <w:t>0.8</w:t>
            </w:r>
          </w:p>
        </w:tc>
        <w:tc>
          <w:tcPr>
            <w:tcW w:w="1040" w:type="dxa"/>
            <w:tcBorders>
              <w:top w:val="none" w:sz="0" w:space="0" w:color="000000"/>
              <w:left w:val="none" w:sz="0" w:space="0" w:color="000000"/>
              <w:bottom w:val="none" w:sz="0" w:space="0" w:color="000000"/>
              <w:right w:val="none" w:sz="0" w:space="0" w:color="000000"/>
            </w:tcBorders>
          </w:tcPr>
          <w:p w14:paraId="4D18883B" w14:textId="77777777" w:rsidR="002A64F7" w:rsidRDefault="00000000">
            <w:pPr>
              <w:spacing w:before="20" w:after="20" w:line="240" w:lineRule="auto"/>
              <w:jc w:val="center"/>
            </w:pPr>
            <w:r>
              <w:rPr>
                <w:rFonts w:cs="Times New Roman"/>
                <w:sz w:val="20"/>
              </w:rPr>
              <w:t>35.6</w:t>
            </w:r>
          </w:p>
        </w:tc>
        <w:tc>
          <w:tcPr>
            <w:tcW w:w="1040" w:type="dxa"/>
            <w:tcBorders>
              <w:top w:val="none" w:sz="0" w:space="0" w:color="000000"/>
              <w:left w:val="none" w:sz="0" w:space="0" w:color="000000"/>
              <w:bottom w:val="none" w:sz="0" w:space="0" w:color="000000"/>
              <w:right w:val="none" w:sz="0" w:space="0" w:color="000000"/>
            </w:tcBorders>
          </w:tcPr>
          <w:p w14:paraId="412F1D0A" w14:textId="77777777" w:rsidR="002A64F7" w:rsidRDefault="00000000">
            <w:pPr>
              <w:spacing w:before="20" w:after="20" w:line="240" w:lineRule="auto"/>
              <w:jc w:val="center"/>
            </w:pPr>
            <w:r>
              <w:rPr>
                <w:rFonts w:cs="Times New Roman"/>
                <w:sz w:val="20"/>
              </w:rPr>
              <w:t>0.9</w:t>
            </w:r>
          </w:p>
        </w:tc>
        <w:tc>
          <w:tcPr>
            <w:tcW w:w="1040" w:type="dxa"/>
            <w:tcBorders>
              <w:top w:val="none" w:sz="0" w:space="0" w:color="000000"/>
              <w:left w:val="none" w:sz="0" w:space="0" w:color="000000"/>
              <w:bottom w:val="none" w:sz="0" w:space="0" w:color="000000"/>
              <w:right w:val="none" w:sz="0" w:space="0" w:color="000000"/>
            </w:tcBorders>
          </w:tcPr>
          <w:p w14:paraId="4779D596" w14:textId="77777777" w:rsidR="002A64F7" w:rsidRDefault="00000000">
            <w:pPr>
              <w:spacing w:before="20" w:after="20" w:line="240" w:lineRule="auto"/>
              <w:jc w:val="center"/>
            </w:pPr>
            <w:r>
              <w:rPr>
                <w:rFonts w:cs="Times New Roman"/>
                <w:sz w:val="20"/>
              </w:rPr>
              <w:t>4903</w:t>
            </w:r>
          </w:p>
        </w:tc>
      </w:tr>
      <w:tr w:rsidR="002A64F7" w14:paraId="1F435562" w14:textId="77777777">
        <w:tc>
          <w:tcPr>
            <w:tcW w:w="1040" w:type="dxa"/>
            <w:tcBorders>
              <w:top w:val="none" w:sz="0" w:space="0" w:color="000000"/>
              <w:left w:val="none" w:sz="0" w:space="0" w:color="000000"/>
              <w:bottom w:val="none" w:sz="0" w:space="0" w:color="000000"/>
              <w:right w:val="none" w:sz="0" w:space="0" w:color="000000"/>
            </w:tcBorders>
          </w:tcPr>
          <w:p w14:paraId="2EB28DAF" w14:textId="77777777" w:rsidR="002A64F7" w:rsidRDefault="00000000">
            <w:pPr>
              <w:spacing w:before="20" w:after="20" w:line="240" w:lineRule="auto"/>
            </w:pPr>
            <w:r>
              <w:rPr>
                <w:rFonts w:cs="Times New Roman"/>
                <w:sz w:val="20"/>
              </w:rPr>
              <w:t>Gen Z</w:t>
            </w:r>
          </w:p>
        </w:tc>
        <w:tc>
          <w:tcPr>
            <w:tcW w:w="1040" w:type="dxa"/>
            <w:tcBorders>
              <w:top w:val="none" w:sz="0" w:space="0" w:color="000000"/>
              <w:left w:val="none" w:sz="0" w:space="0" w:color="000000"/>
              <w:bottom w:val="none" w:sz="0" w:space="0" w:color="000000"/>
              <w:right w:val="none" w:sz="0" w:space="0" w:color="000000"/>
            </w:tcBorders>
          </w:tcPr>
          <w:p w14:paraId="12F24D17" w14:textId="77777777" w:rsidR="002A64F7" w:rsidRDefault="00000000">
            <w:pPr>
              <w:spacing w:before="20" w:after="20" w:line="240" w:lineRule="auto"/>
              <w:jc w:val="center"/>
            </w:pPr>
            <w:r>
              <w:rPr>
                <w:rFonts w:cs="Times New Roman"/>
                <w:sz w:val="20"/>
              </w:rPr>
              <w:t>2023</w:t>
            </w:r>
          </w:p>
        </w:tc>
        <w:tc>
          <w:tcPr>
            <w:tcW w:w="1040" w:type="dxa"/>
            <w:tcBorders>
              <w:top w:val="none" w:sz="0" w:space="0" w:color="000000"/>
              <w:left w:val="none" w:sz="0" w:space="0" w:color="000000"/>
              <w:bottom w:val="none" w:sz="0" w:space="0" w:color="000000"/>
              <w:right w:val="none" w:sz="0" w:space="0" w:color="000000"/>
            </w:tcBorders>
          </w:tcPr>
          <w:p w14:paraId="74842F03" w14:textId="77777777" w:rsidR="002A64F7" w:rsidRDefault="00000000">
            <w:pPr>
              <w:spacing w:before="20" w:after="20" w:line="240" w:lineRule="auto"/>
              <w:jc w:val="center"/>
            </w:pPr>
            <w:r>
              <w:rPr>
                <w:rFonts w:cs="Times New Roman"/>
                <w:sz w:val="20"/>
              </w:rPr>
              <w:t>23.7</w:t>
            </w:r>
          </w:p>
        </w:tc>
        <w:tc>
          <w:tcPr>
            <w:tcW w:w="1040" w:type="dxa"/>
            <w:tcBorders>
              <w:top w:val="none" w:sz="0" w:space="0" w:color="000000"/>
              <w:left w:val="none" w:sz="0" w:space="0" w:color="000000"/>
              <w:bottom w:val="none" w:sz="0" w:space="0" w:color="000000"/>
              <w:right w:val="none" w:sz="0" w:space="0" w:color="000000"/>
            </w:tcBorders>
          </w:tcPr>
          <w:p w14:paraId="0E0C871F" w14:textId="77777777" w:rsidR="002A64F7" w:rsidRDefault="00000000">
            <w:pPr>
              <w:spacing w:before="20" w:after="20" w:line="240" w:lineRule="auto"/>
              <w:jc w:val="center"/>
            </w:pPr>
            <w:r>
              <w:rPr>
                <w:rFonts w:cs="Times New Roman"/>
                <w:sz w:val="20"/>
              </w:rPr>
              <w:t>0.9</w:t>
            </w:r>
          </w:p>
        </w:tc>
        <w:tc>
          <w:tcPr>
            <w:tcW w:w="1040" w:type="dxa"/>
            <w:tcBorders>
              <w:top w:val="none" w:sz="0" w:space="0" w:color="000000"/>
              <w:left w:val="none" w:sz="0" w:space="0" w:color="000000"/>
              <w:bottom w:val="none" w:sz="0" w:space="0" w:color="000000"/>
              <w:right w:val="none" w:sz="0" w:space="0" w:color="000000"/>
            </w:tcBorders>
          </w:tcPr>
          <w:p w14:paraId="11A85BA6" w14:textId="77777777" w:rsidR="002A64F7" w:rsidRDefault="00000000">
            <w:pPr>
              <w:spacing w:before="20" w:after="20" w:line="240" w:lineRule="auto"/>
              <w:jc w:val="center"/>
            </w:pPr>
            <w:r>
              <w:rPr>
                <w:rFonts w:cs="Times New Roman"/>
                <w:sz w:val="20"/>
              </w:rPr>
              <w:t>47.8</w:t>
            </w:r>
          </w:p>
        </w:tc>
        <w:tc>
          <w:tcPr>
            <w:tcW w:w="1040" w:type="dxa"/>
            <w:tcBorders>
              <w:top w:val="none" w:sz="0" w:space="0" w:color="000000"/>
              <w:left w:val="none" w:sz="0" w:space="0" w:color="000000"/>
              <w:bottom w:val="none" w:sz="0" w:space="0" w:color="000000"/>
              <w:right w:val="none" w:sz="0" w:space="0" w:color="000000"/>
            </w:tcBorders>
          </w:tcPr>
          <w:p w14:paraId="02D0A94E" w14:textId="77777777" w:rsidR="002A64F7" w:rsidRDefault="00000000">
            <w:pPr>
              <w:spacing w:before="20" w:after="20" w:line="240" w:lineRule="auto"/>
              <w:jc w:val="center"/>
            </w:pPr>
            <w:r>
              <w:rPr>
                <w:rFonts w:cs="Times New Roman"/>
                <w:sz w:val="20"/>
              </w:rPr>
              <w:t>1</w:t>
            </w:r>
          </w:p>
        </w:tc>
        <w:tc>
          <w:tcPr>
            <w:tcW w:w="1040" w:type="dxa"/>
            <w:tcBorders>
              <w:top w:val="none" w:sz="0" w:space="0" w:color="000000"/>
              <w:left w:val="none" w:sz="0" w:space="0" w:color="000000"/>
              <w:bottom w:val="none" w:sz="0" w:space="0" w:color="000000"/>
              <w:right w:val="none" w:sz="0" w:space="0" w:color="000000"/>
            </w:tcBorders>
          </w:tcPr>
          <w:p w14:paraId="19FBB914" w14:textId="77777777" w:rsidR="002A64F7" w:rsidRDefault="00000000">
            <w:pPr>
              <w:spacing w:before="20" w:after="20" w:line="240" w:lineRule="auto"/>
              <w:jc w:val="center"/>
            </w:pPr>
            <w:r>
              <w:rPr>
                <w:rFonts w:cs="Times New Roman"/>
                <w:sz w:val="20"/>
              </w:rPr>
              <w:t>60</w:t>
            </w:r>
          </w:p>
        </w:tc>
        <w:tc>
          <w:tcPr>
            <w:tcW w:w="1040" w:type="dxa"/>
            <w:tcBorders>
              <w:top w:val="none" w:sz="0" w:space="0" w:color="000000"/>
              <w:left w:val="none" w:sz="0" w:space="0" w:color="000000"/>
              <w:bottom w:val="none" w:sz="0" w:space="0" w:color="000000"/>
              <w:right w:val="none" w:sz="0" w:space="0" w:color="000000"/>
            </w:tcBorders>
          </w:tcPr>
          <w:p w14:paraId="68F80065" w14:textId="77777777" w:rsidR="002A64F7" w:rsidRDefault="00000000">
            <w:pPr>
              <w:spacing w:before="20" w:after="20" w:line="240" w:lineRule="auto"/>
              <w:jc w:val="center"/>
            </w:pPr>
            <w:r>
              <w:rPr>
                <w:rFonts w:cs="Times New Roman"/>
                <w:sz w:val="20"/>
              </w:rPr>
              <w:t>1</w:t>
            </w:r>
          </w:p>
        </w:tc>
        <w:tc>
          <w:tcPr>
            <w:tcW w:w="1040" w:type="dxa"/>
            <w:tcBorders>
              <w:top w:val="none" w:sz="0" w:space="0" w:color="000000"/>
              <w:left w:val="none" w:sz="0" w:space="0" w:color="000000"/>
              <w:bottom w:val="none" w:sz="0" w:space="0" w:color="000000"/>
              <w:right w:val="none" w:sz="0" w:space="0" w:color="000000"/>
            </w:tcBorders>
          </w:tcPr>
          <w:p w14:paraId="0D340227" w14:textId="77777777" w:rsidR="002A64F7" w:rsidRDefault="00000000">
            <w:pPr>
              <w:spacing w:before="20" w:after="20" w:line="240" w:lineRule="auto"/>
              <w:jc w:val="center"/>
            </w:pPr>
            <w:r>
              <w:rPr>
                <w:rFonts w:cs="Times New Roman"/>
                <w:sz w:val="20"/>
              </w:rPr>
              <w:t>3940</w:t>
            </w:r>
          </w:p>
        </w:tc>
      </w:tr>
      <w:tr w:rsidR="002A64F7" w14:paraId="4A7D2ABA" w14:textId="77777777">
        <w:tc>
          <w:tcPr>
            <w:tcW w:w="1040" w:type="dxa"/>
            <w:tcBorders>
              <w:top w:val="none" w:sz="0" w:space="0" w:color="000000"/>
              <w:left w:val="none" w:sz="0" w:space="0" w:color="000000"/>
              <w:bottom w:val="none" w:sz="0" w:space="0" w:color="000000"/>
              <w:right w:val="none" w:sz="0" w:space="0" w:color="000000"/>
            </w:tcBorders>
          </w:tcPr>
          <w:p w14:paraId="752F4174" w14:textId="77777777" w:rsidR="002A64F7" w:rsidRDefault="00000000">
            <w:pPr>
              <w:spacing w:before="20" w:after="20" w:line="240" w:lineRule="auto"/>
            </w:pPr>
            <w:r>
              <w:rPr>
                <w:rFonts w:cs="Times New Roman"/>
                <w:sz w:val="20"/>
              </w:rPr>
              <w:t>Millennial</w:t>
            </w:r>
          </w:p>
        </w:tc>
        <w:tc>
          <w:tcPr>
            <w:tcW w:w="1040" w:type="dxa"/>
            <w:tcBorders>
              <w:top w:val="none" w:sz="0" w:space="0" w:color="000000"/>
              <w:left w:val="none" w:sz="0" w:space="0" w:color="000000"/>
              <w:bottom w:val="none" w:sz="0" w:space="0" w:color="000000"/>
              <w:right w:val="none" w:sz="0" w:space="0" w:color="000000"/>
            </w:tcBorders>
          </w:tcPr>
          <w:p w14:paraId="30EEE977" w14:textId="77777777" w:rsidR="002A64F7" w:rsidRDefault="00000000">
            <w:pPr>
              <w:spacing w:before="20" w:after="20" w:line="240" w:lineRule="auto"/>
              <w:jc w:val="center"/>
            </w:pPr>
            <w:r>
              <w:rPr>
                <w:rFonts w:cs="Times New Roman"/>
                <w:sz w:val="20"/>
              </w:rPr>
              <w:t>2023</w:t>
            </w:r>
          </w:p>
        </w:tc>
        <w:tc>
          <w:tcPr>
            <w:tcW w:w="1040" w:type="dxa"/>
            <w:tcBorders>
              <w:top w:val="none" w:sz="0" w:space="0" w:color="000000"/>
              <w:left w:val="none" w:sz="0" w:space="0" w:color="000000"/>
              <w:bottom w:val="none" w:sz="0" w:space="0" w:color="000000"/>
              <w:right w:val="none" w:sz="0" w:space="0" w:color="000000"/>
            </w:tcBorders>
          </w:tcPr>
          <w:p w14:paraId="587F4A7A" w14:textId="77777777" w:rsidR="002A64F7" w:rsidRDefault="00000000">
            <w:pPr>
              <w:spacing w:before="20" w:after="20" w:line="240" w:lineRule="auto"/>
              <w:jc w:val="center"/>
            </w:pPr>
            <w:r>
              <w:rPr>
                <w:rFonts w:cs="Times New Roman"/>
                <w:sz w:val="20"/>
              </w:rPr>
              <w:t>31.1</w:t>
            </w:r>
          </w:p>
        </w:tc>
        <w:tc>
          <w:tcPr>
            <w:tcW w:w="1040" w:type="dxa"/>
            <w:tcBorders>
              <w:top w:val="none" w:sz="0" w:space="0" w:color="000000"/>
              <w:left w:val="none" w:sz="0" w:space="0" w:color="000000"/>
              <w:bottom w:val="none" w:sz="0" w:space="0" w:color="000000"/>
              <w:right w:val="none" w:sz="0" w:space="0" w:color="000000"/>
            </w:tcBorders>
          </w:tcPr>
          <w:p w14:paraId="265918C4"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4317E700" w14:textId="77777777" w:rsidR="002A64F7" w:rsidRDefault="00000000">
            <w:pPr>
              <w:spacing w:before="20" w:after="20" w:line="240" w:lineRule="auto"/>
              <w:jc w:val="center"/>
            </w:pPr>
            <w:r>
              <w:rPr>
                <w:rFonts w:cs="Times New Roman"/>
                <w:sz w:val="20"/>
              </w:rPr>
              <w:t>31.7</w:t>
            </w:r>
          </w:p>
        </w:tc>
        <w:tc>
          <w:tcPr>
            <w:tcW w:w="1040" w:type="dxa"/>
            <w:tcBorders>
              <w:top w:val="none" w:sz="0" w:space="0" w:color="000000"/>
              <w:left w:val="none" w:sz="0" w:space="0" w:color="000000"/>
              <w:bottom w:val="none" w:sz="0" w:space="0" w:color="000000"/>
              <w:right w:val="none" w:sz="0" w:space="0" w:color="000000"/>
            </w:tcBorders>
          </w:tcPr>
          <w:p w14:paraId="0705D600"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05EF802A" w14:textId="77777777" w:rsidR="002A64F7" w:rsidRDefault="00000000">
            <w:pPr>
              <w:spacing w:before="20" w:after="20" w:line="240" w:lineRule="auto"/>
              <w:jc w:val="center"/>
            </w:pPr>
            <w:r>
              <w:rPr>
                <w:rFonts w:cs="Times New Roman"/>
                <w:sz w:val="20"/>
              </w:rPr>
              <w:t>45.9</w:t>
            </w:r>
          </w:p>
        </w:tc>
        <w:tc>
          <w:tcPr>
            <w:tcW w:w="1040" w:type="dxa"/>
            <w:tcBorders>
              <w:top w:val="none" w:sz="0" w:space="0" w:color="000000"/>
              <w:left w:val="none" w:sz="0" w:space="0" w:color="000000"/>
              <w:bottom w:val="none" w:sz="0" w:space="0" w:color="000000"/>
              <w:right w:val="none" w:sz="0" w:space="0" w:color="000000"/>
            </w:tcBorders>
          </w:tcPr>
          <w:p w14:paraId="50148DA5"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3F8ACA3C" w14:textId="77777777" w:rsidR="002A64F7" w:rsidRDefault="00000000">
            <w:pPr>
              <w:spacing w:before="20" w:after="20" w:line="240" w:lineRule="auto"/>
              <w:jc w:val="center"/>
            </w:pPr>
            <w:r>
              <w:rPr>
                <w:rFonts w:cs="Times New Roman"/>
                <w:sz w:val="20"/>
              </w:rPr>
              <w:t>11447</w:t>
            </w:r>
          </w:p>
        </w:tc>
      </w:tr>
      <w:tr w:rsidR="002A64F7" w14:paraId="13344ED8" w14:textId="77777777">
        <w:tc>
          <w:tcPr>
            <w:tcW w:w="1040" w:type="dxa"/>
            <w:tcBorders>
              <w:top w:val="none" w:sz="0" w:space="0" w:color="000000"/>
              <w:left w:val="none" w:sz="0" w:space="0" w:color="000000"/>
              <w:bottom w:val="none" w:sz="0" w:space="0" w:color="000000"/>
              <w:right w:val="none" w:sz="0" w:space="0" w:color="000000"/>
            </w:tcBorders>
          </w:tcPr>
          <w:p w14:paraId="3EDCED9F" w14:textId="77777777" w:rsidR="002A64F7" w:rsidRDefault="00000000">
            <w:pPr>
              <w:spacing w:before="20" w:after="20" w:line="240" w:lineRule="auto"/>
            </w:pPr>
            <w:r>
              <w:rPr>
                <w:rFonts w:cs="Times New Roman"/>
                <w:sz w:val="20"/>
              </w:rPr>
              <w:t>Gen X</w:t>
            </w:r>
          </w:p>
        </w:tc>
        <w:tc>
          <w:tcPr>
            <w:tcW w:w="1040" w:type="dxa"/>
            <w:tcBorders>
              <w:top w:val="none" w:sz="0" w:space="0" w:color="000000"/>
              <w:left w:val="none" w:sz="0" w:space="0" w:color="000000"/>
              <w:bottom w:val="none" w:sz="0" w:space="0" w:color="000000"/>
              <w:right w:val="none" w:sz="0" w:space="0" w:color="000000"/>
            </w:tcBorders>
          </w:tcPr>
          <w:p w14:paraId="3C94D49D" w14:textId="77777777" w:rsidR="002A64F7" w:rsidRDefault="00000000">
            <w:pPr>
              <w:spacing w:before="20" w:after="20" w:line="240" w:lineRule="auto"/>
              <w:jc w:val="center"/>
            </w:pPr>
            <w:r>
              <w:rPr>
                <w:rFonts w:cs="Times New Roman"/>
                <w:sz w:val="20"/>
              </w:rPr>
              <w:t>2023</w:t>
            </w:r>
          </w:p>
        </w:tc>
        <w:tc>
          <w:tcPr>
            <w:tcW w:w="1040" w:type="dxa"/>
            <w:tcBorders>
              <w:top w:val="none" w:sz="0" w:space="0" w:color="000000"/>
              <w:left w:val="none" w:sz="0" w:space="0" w:color="000000"/>
              <w:bottom w:val="none" w:sz="0" w:space="0" w:color="000000"/>
              <w:right w:val="none" w:sz="0" w:space="0" w:color="000000"/>
            </w:tcBorders>
          </w:tcPr>
          <w:p w14:paraId="34AD5B6F" w14:textId="77777777" w:rsidR="002A64F7" w:rsidRDefault="00000000">
            <w:pPr>
              <w:spacing w:before="20" w:after="20" w:line="240" w:lineRule="auto"/>
              <w:jc w:val="center"/>
            </w:pPr>
            <w:r>
              <w:rPr>
                <w:rFonts w:cs="Times New Roman"/>
                <w:sz w:val="20"/>
              </w:rPr>
              <w:t>33.9</w:t>
            </w:r>
          </w:p>
        </w:tc>
        <w:tc>
          <w:tcPr>
            <w:tcW w:w="1040" w:type="dxa"/>
            <w:tcBorders>
              <w:top w:val="none" w:sz="0" w:space="0" w:color="000000"/>
              <w:left w:val="none" w:sz="0" w:space="0" w:color="000000"/>
              <w:bottom w:val="none" w:sz="0" w:space="0" w:color="000000"/>
              <w:right w:val="none" w:sz="0" w:space="0" w:color="000000"/>
            </w:tcBorders>
          </w:tcPr>
          <w:p w14:paraId="79998757"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11EA0287" w14:textId="77777777" w:rsidR="002A64F7" w:rsidRDefault="00000000">
            <w:pPr>
              <w:spacing w:before="20" w:after="20" w:line="240" w:lineRule="auto"/>
              <w:jc w:val="center"/>
            </w:pPr>
            <w:r>
              <w:rPr>
                <w:rFonts w:cs="Times New Roman"/>
                <w:sz w:val="20"/>
              </w:rPr>
              <w:t>24.5</w:t>
            </w:r>
          </w:p>
        </w:tc>
        <w:tc>
          <w:tcPr>
            <w:tcW w:w="1040" w:type="dxa"/>
            <w:tcBorders>
              <w:top w:val="none" w:sz="0" w:space="0" w:color="000000"/>
              <w:left w:val="none" w:sz="0" w:space="0" w:color="000000"/>
              <w:bottom w:val="none" w:sz="0" w:space="0" w:color="000000"/>
              <w:right w:val="none" w:sz="0" w:space="0" w:color="000000"/>
            </w:tcBorders>
          </w:tcPr>
          <w:p w14:paraId="596FBA80"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2E52A8F4" w14:textId="77777777" w:rsidR="002A64F7" w:rsidRDefault="00000000">
            <w:pPr>
              <w:spacing w:before="20" w:after="20" w:line="240" w:lineRule="auto"/>
              <w:jc w:val="center"/>
            </w:pPr>
            <w:r>
              <w:rPr>
                <w:rFonts w:cs="Times New Roman"/>
                <w:sz w:val="20"/>
              </w:rPr>
              <w:t>37.9</w:t>
            </w:r>
          </w:p>
        </w:tc>
        <w:tc>
          <w:tcPr>
            <w:tcW w:w="1040" w:type="dxa"/>
            <w:tcBorders>
              <w:top w:val="none" w:sz="0" w:space="0" w:color="000000"/>
              <w:left w:val="none" w:sz="0" w:space="0" w:color="000000"/>
              <w:bottom w:val="none" w:sz="0" w:space="0" w:color="000000"/>
              <w:right w:val="none" w:sz="0" w:space="0" w:color="000000"/>
            </w:tcBorders>
          </w:tcPr>
          <w:p w14:paraId="3428540F"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0A2D9EDE" w14:textId="77777777" w:rsidR="002A64F7" w:rsidRDefault="00000000">
            <w:pPr>
              <w:spacing w:before="20" w:after="20" w:line="240" w:lineRule="auto"/>
              <w:jc w:val="center"/>
            </w:pPr>
            <w:r>
              <w:rPr>
                <w:rFonts w:cs="Times New Roman"/>
                <w:sz w:val="20"/>
              </w:rPr>
              <w:t>10122</w:t>
            </w:r>
          </w:p>
        </w:tc>
      </w:tr>
      <w:tr w:rsidR="002A64F7" w14:paraId="443E03E1" w14:textId="77777777">
        <w:tc>
          <w:tcPr>
            <w:tcW w:w="1040" w:type="dxa"/>
            <w:tcBorders>
              <w:top w:val="none" w:sz="0" w:space="0" w:color="000000"/>
              <w:left w:val="none" w:sz="0" w:space="0" w:color="000000"/>
              <w:bottom w:val="none" w:sz="0" w:space="0" w:color="000000"/>
              <w:right w:val="none" w:sz="0" w:space="0" w:color="000000"/>
            </w:tcBorders>
          </w:tcPr>
          <w:p w14:paraId="58C15DAE" w14:textId="77777777" w:rsidR="002A64F7" w:rsidRDefault="00000000">
            <w:pPr>
              <w:spacing w:before="20" w:after="20" w:line="240" w:lineRule="auto"/>
            </w:pPr>
            <w:r>
              <w:rPr>
                <w:rFonts w:cs="Times New Roman"/>
                <w:sz w:val="20"/>
              </w:rPr>
              <w:t>Boomer</w:t>
            </w:r>
          </w:p>
        </w:tc>
        <w:tc>
          <w:tcPr>
            <w:tcW w:w="1040" w:type="dxa"/>
            <w:tcBorders>
              <w:top w:val="none" w:sz="0" w:space="0" w:color="000000"/>
              <w:left w:val="none" w:sz="0" w:space="0" w:color="000000"/>
              <w:bottom w:val="none" w:sz="0" w:space="0" w:color="000000"/>
              <w:right w:val="none" w:sz="0" w:space="0" w:color="000000"/>
            </w:tcBorders>
          </w:tcPr>
          <w:p w14:paraId="0D33B24F" w14:textId="77777777" w:rsidR="002A64F7" w:rsidRDefault="00000000">
            <w:pPr>
              <w:spacing w:before="20" w:after="20" w:line="240" w:lineRule="auto"/>
              <w:jc w:val="center"/>
            </w:pPr>
            <w:r>
              <w:rPr>
                <w:rFonts w:cs="Times New Roman"/>
                <w:sz w:val="20"/>
              </w:rPr>
              <w:t>2023</w:t>
            </w:r>
          </w:p>
        </w:tc>
        <w:tc>
          <w:tcPr>
            <w:tcW w:w="1040" w:type="dxa"/>
            <w:tcBorders>
              <w:top w:val="none" w:sz="0" w:space="0" w:color="000000"/>
              <w:left w:val="none" w:sz="0" w:space="0" w:color="000000"/>
              <w:bottom w:val="none" w:sz="0" w:space="0" w:color="000000"/>
              <w:right w:val="none" w:sz="0" w:space="0" w:color="000000"/>
            </w:tcBorders>
          </w:tcPr>
          <w:p w14:paraId="134C28DD" w14:textId="77777777" w:rsidR="002A64F7" w:rsidRDefault="00000000">
            <w:pPr>
              <w:spacing w:before="20" w:after="20" w:line="240" w:lineRule="auto"/>
              <w:jc w:val="center"/>
            </w:pPr>
            <w:r>
              <w:rPr>
                <w:rFonts w:cs="Times New Roman"/>
                <w:sz w:val="20"/>
              </w:rPr>
              <w:t>29</w:t>
            </w:r>
          </w:p>
        </w:tc>
        <w:tc>
          <w:tcPr>
            <w:tcW w:w="1040" w:type="dxa"/>
            <w:tcBorders>
              <w:top w:val="none" w:sz="0" w:space="0" w:color="000000"/>
              <w:left w:val="none" w:sz="0" w:space="0" w:color="000000"/>
              <w:bottom w:val="none" w:sz="0" w:space="0" w:color="000000"/>
              <w:right w:val="none" w:sz="0" w:space="0" w:color="000000"/>
            </w:tcBorders>
          </w:tcPr>
          <w:p w14:paraId="6BC8678C"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023947B8" w14:textId="77777777" w:rsidR="002A64F7" w:rsidRDefault="00000000">
            <w:pPr>
              <w:spacing w:before="20" w:after="20" w:line="240" w:lineRule="auto"/>
              <w:jc w:val="center"/>
            </w:pPr>
            <w:r>
              <w:rPr>
                <w:rFonts w:cs="Times New Roman"/>
                <w:sz w:val="20"/>
              </w:rPr>
              <w:t>21</w:t>
            </w:r>
          </w:p>
        </w:tc>
        <w:tc>
          <w:tcPr>
            <w:tcW w:w="1040" w:type="dxa"/>
            <w:tcBorders>
              <w:top w:val="none" w:sz="0" w:space="0" w:color="000000"/>
              <w:left w:val="none" w:sz="0" w:space="0" w:color="000000"/>
              <w:bottom w:val="none" w:sz="0" w:space="0" w:color="000000"/>
              <w:right w:val="none" w:sz="0" w:space="0" w:color="000000"/>
            </w:tcBorders>
          </w:tcPr>
          <w:p w14:paraId="6A811A02"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75CFB975" w14:textId="77777777" w:rsidR="002A64F7" w:rsidRDefault="00000000">
            <w:pPr>
              <w:spacing w:before="20" w:after="20" w:line="240" w:lineRule="auto"/>
              <w:jc w:val="center"/>
            </w:pPr>
            <w:r>
              <w:rPr>
                <w:rFonts w:cs="Times New Roman"/>
                <w:sz w:val="20"/>
              </w:rPr>
              <w:t>32.9</w:t>
            </w:r>
          </w:p>
        </w:tc>
        <w:tc>
          <w:tcPr>
            <w:tcW w:w="1040" w:type="dxa"/>
            <w:tcBorders>
              <w:top w:val="none" w:sz="0" w:space="0" w:color="000000"/>
              <w:left w:val="none" w:sz="0" w:space="0" w:color="000000"/>
              <w:bottom w:val="none" w:sz="0" w:space="0" w:color="000000"/>
              <w:right w:val="none" w:sz="0" w:space="0" w:color="000000"/>
            </w:tcBorders>
          </w:tcPr>
          <w:p w14:paraId="3D0AC294" w14:textId="77777777" w:rsidR="002A64F7" w:rsidRDefault="00000000">
            <w:pPr>
              <w:spacing w:before="20" w:after="20" w:line="240" w:lineRule="auto"/>
              <w:jc w:val="center"/>
            </w:pPr>
            <w:r>
              <w:rPr>
                <w:rFonts w:cs="Times New Roman"/>
                <w:sz w:val="20"/>
              </w:rPr>
              <w:t>0.5</w:t>
            </w:r>
          </w:p>
        </w:tc>
        <w:tc>
          <w:tcPr>
            <w:tcW w:w="1040" w:type="dxa"/>
            <w:tcBorders>
              <w:top w:val="none" w:sz="0" w:space="0" w:color="000000"/>
              <w:left w:val="none" w:sz="0" w:space="0" w:color="000000"/>
              <w:bottom w:val="none" w:sz="0" w:space="0" w:color="000000"/>
              <w:right w:val="none" w:sz="0" w:space="0" w:color="000000"/>
            </w:tcBorders>
          </w:tcPr>
          <w:p w14:paraId="60D77205" w14:textId="77777777" w:rsidR="002A64F7" w:rsidRDefault="00000000">
            <w:pPr>
              <w:spacing w:before="20" w:after="20" w:line="240" w:lineRule="auto"/>
              <w:jc w:val="center"/>
            </w:pPr>
            <w:r>
              <w:rPr>
                <w:rFonts w:cs="Times New Roman"/>
                <w:sz w:val="20"/>
              </w:rPr>
              <w:t>15170</w:t>
            </w:r>
          </w:p>
        </w:tc>
      </w:tr>
      <w:tr w:rsidR="002A64F7" w14:paraId="6054CC8F" w14:textId="77777777">
        <w:tc>
          <w:tcPr>
            <w:tcW w:w="1040" w:type="dxa"/>
            <w:tcBorders>
              <w:top w:val="none" w:sz="0" w:space="0" w:color="000000"/>
              <w:left w:val="none" w:sz="0" w:space="0" w:color="000000"/>
              <w:bottom w:val="single" w:sz="8" w:space="0" w:color="000000"/>
              <w:right w:val="none" w:sz="0" w:space="0" w:color="000000"/>
            </w:tcBorders>
          </w:tcPr>
          <w:p w14:paraId="1A27B551" w14:textId="77777777" w:rsidR="002A64F7" w:rsidRDefault="00000000">
            <w:pPr>
              <w:spacing w:before="20" w:after="20" w:line="240" w:lineRule="auto"/>
            </w:pPr>
            <w:r>
              <w:rPr>
                <w:rFonts w:cs="Times New Roman"/>
                <w:sz w:val="20"/>
              </w:rPr>
              <w:t>Silent</w:t>
            </w:r>
          </w:p>
        </w:tc>
        <w:tc>
          <w:tcPr>
            <w:tcW w:w="1040" w:type="dxa"/>
            <w:tcBorders>
              <w:top w:val="none" w:sz="0" w:space="0" w:color="000000"/>
              <w:left w:val="none" w:sz="0" w:space="0" w:color="000000"/>
              <w:bottom w:val="single" w:sz="8" w:space="0" w:color="000000"/>
              <w:right w:val="none" w:sz="0" w:space="0" w:color="000000"/>
            </w:tcBorders>
          </w:tcPr>
          <w:p w14:paraId="0063B175" w14:textId="77777777" w:rsidR="002A64F7" w:rsidRDefault="00000000">
            <w:pPr>
              <w:spacing w:before="20" w:after="20" w:line="240" w:lineRule="auto"/>
              <w:jc w:val="center"/>
            </w:pPr>
            <w:r>
              <w:rPr>
                <w:rFonts w:cs="Times New Roman"/>
                <w:sz w:val="20"/>
              </w:rPr>
              <w:t>2023</w:t>
            </w:r>
          </w:p>
        </w:tc>
        <w:tc>
          <w:tcPr>
            <w:tcW w:w="1040" w:type="dxa"/>
            <w:tcBorders>
              <w:top w:val="none" w:sz="0" w:space="0" w:color="000000"/>
              <w:left w:val="none" w:sz="0" w:space="0" w:color="000000"/>
              <w:bottom w:val="single" w:sz="8" w:space="0" w:color="000000"/>
              <w:right w:val="none" w:sz="0" w:space="0" w:color="000000"/>
            </w:tcBorders>
          </w:tcPr>
          <w:p w14:paraId="0B9B7E7E" w14:textId="77777777" w:rsidR="002A64F7" w:rsidRDefault="00000000">
            <w:pPr>
              <w:spacing w:before="20" w:after="20" w:line="240" w:lineRule="auto"/>
              <w:jc w:val="center"/>
            </w:pPr>
            <w:r>
              <w:rPr>
                <w:rFonts w:cs="Times New Roman"/>
                <w:sz w:val="20"/>
              </w:rPr>
              <w:t>22.7</w:t>
            </w:r>
          </w:p>
        </w:tc>
        <w:tc>
          <w:tcPr>
            <w:tcW w:w="1040" w:type="dxa"/>
            <w:tcBorders>
              <w:top w:val="none" w:sz="0" w:space="0" w:color="000000"/>
              <w:left w:val="none" w:sz="0" w:space="0" w:color="000000"/>
              <w:bottom w:val="single" w:sz="8" w:space="0" w:color="000000"/>
              <w:right w:val="none" w:sz="0" w:space="0" w:color="000000"/>
            </w:tcBorders>
          </w:tcPr>
          <w:p w14:paraId="675068F6" w14:textId="77777777" w:rsidR="002A64F7" w:rsidRDefault="00000000">
            <w:pPr>
              <w:spacing w:before="20" w:after="20" w:line="240" w:lineRule="auto"/>
              <w:jc w:val="center"/>
            </w:pPr>
            <w:r>
              <w:rPr>
                <w:rFonts w:cs="Times New Roman"/>
                <w:sz w:val="20"/>
              </w:rPr>
              <w:t>0.8</w:t>
            </w:r>
          </w:p>
        </w:tc>
        <w:tc>
          <w:tcPr>
            <w:tcW w:w="1040" w:type="dxa"/>
            <w:tcBorders>
              <w:top w:val="none" w:sz="0" w:space="0" w:color="000000"/>
              <w:left w:val="none" w:sz="0" w:space="0" w:color="000000"/>
              <w:bottom w:val="single" w:sz="8" w:space="0" w:color="000000"/>
              <w:right w:val="none" w:sz="0" w:space="0" w:color="000000"/>
            </w:tcBorders>
          </w:tcPr>
          <w:p w14:paraId="12D78EA3" w14:textId="77777777" w:rsidR="002A64F7" w:rsidRDefault="00000000">
            <w:pPr>
              <w:spacing w:before="20" w:after="20" w:line="240" w:lineRule="auto"/>
              <w:jc w:val="center"/>
            </w:pPr>
            <w:r>
              <w:rPr>
                <w:rFonts w:cs="Times New Roman"/>
                <w:sz w:val="20"/>
              </w:rPr>
              <w:t>24.9</w:t>
            </w:r>
          </w:p>
        </w:tc>
        <w:tc>
          <w:tcPr>
            <w:tcW w:w="1040" w:type="dxa"/>
            <w:tcBorders>
              <w:top w:val="none" w:sz="0" w:space="0" w:color="000000"/>
              <w:left w:val="none" w:sz="0" w:space="0" w:color="000000"/>
              <w:bottom w:val="single" w:sz="8" w:space="0" w:color="000000"/>
              <w:right w:val="none" w:sz="0" w:space="0" w:color="000000"/>
            </w:tcBorders>
          </w:tcPr>
          <w:p w14:paraId="7287AF45" w14:textId="77777777" w:rsidR="002A64F7" w:rsidRDefault="00000000">
            <w:pPr>
              <w:spacing w:before="20" w:after="20" w:line="240" w:lineRule="auto"/>
              <w:jc w:val="center"/>
            </w:pPr>
            <w:r>
              <w:rPr>
                <w:rFonts w:cs="Times New Roman"/>
                <w:sz w:val="20"/>
              </w:rPr>
              <w:t>0.9</w:t>
            </w:r>
          </w:p>
        </w:tc>
        <w:tc>
          <w:tcPr>
            <w:tcW w:w="1040" w:type="dxa"/>
            <w:tcBorders>
              <w:top w:val="none" w:sz="0" w:space="0" w:color="000000"/>
              <w:left w:val="none" w:sz="0" w:space="0" w:color="000000"/>
              <w:bottom w:val="single" w:sz="8" w:space="0" w:color="000000"/>
              <w:right w:val="none" w:sz="0" w:space="0" w:color="000000"/>
            </w:tcBorders>
          </w:tcPr>
          <w:p w14:paraId="5A5BE2C6" w14:textId="77777777" w:rsidR="002A64F7" w:rsidRDefault="00000000">
            <w:pPr>
              <w:spacing w:before="20" w:after="20" w:line="240" w:lineRule="auto"/>
              <w:jc w:val="center"/>
            </w:pPr>
            <w:r>
              <w:rPr>
                <w:rFonts w:cs="Times New Roman"/>
                <w:sz w:val="20"/>
              </w:rPr>
              <w:t>34.9</w:t>
            </w:r>
          </w:p>
        </w:tc>
        <w:tc>
          <w:tcPr>
            <w:tcW w:w="1040" w:type="dxa"/>
            <w:tcBorders>
              <w:top w:val="none" w:sz="0" w:space="0" w:color="000000"/>
              <w:left w:val="none" w:sz="0" w:space="0" w:color="000000"/>
              <w:bottom w:val="single" w:sz="8" w:space="0" w:color="000000"/>
              <w:right w:val="none" w:sz="0" w:space="0" w:color="000000"/>
            </w:tcBorders>
          </w:tcPr>
          <w:p w14:paraId="1217B7C0" w14:textId="77777777" w:rsidR="002A64F7" w:rsidRDefault="00000000">
            <w:pPr>
              <w:spacing w:before="20" w:after="20" w:line="240" w:lineRule="auto"/>
              <w:jc w:val="center"/>
            </w:pPr>
            <w:r>
              <w:rPr>
                <w:rFonts w:cs="Times New Roman"/>
                <w:sz w:val="20"/>
              </w:rPr>
              <w:t>1</w:t>
            </w:r>
          </w:p>
        </w:tc>
        <w:tc>
          <w:tcPr>
            <w:tcW w:w="1040" w:type="dxa"/>
            <w:tcBorders>
              <w:top w:val="none" w:sz="0" w:space="0" w:color="000000"/>
              <w:left w:val="none" w:sz="0" w:space="0" w:color="000000"/>
              <w:bottom w:val="single" w:sz="8" w:space="0" w:color="000000"/>
              <w:right w:val="none" w:sz="0" w:space="0" w:color="000000"/>
            </w:tcBorders>
          </w:tcPr>
          <w:p w14:paraId="32F0F0DB" w14:textId="77777777" w:rsidR="002A64F7" w:rsidRDefault="00000000">
            <w:pPr>
              <w:spacing w:before="20" w:after="20" w:line="240" w:lineRule="auto"/>
              <w:jc w:val="center"/>
            </w:pPr>
            <w:r>
              <w:rPr>
                <w:rFonts w:cs="Times New Roman"/>
                <w:sz w:val="20"/>
              </w:rPr>
              <w:t>4085</w:t>
            </w:r>
          </w:p>
        </w:tc>
      </w:tr>
    </w:tbl>
    <w:p w14:paraId="30388356" w14:textId="77777777" w:rsidR="002A64F7" w:rsidRDefault="00000000">
      <w:pPr>
        <w:spacing w:before="40" w:after="0" w:line="480" w:lineRule="auto"/>
      </w:pPr>
      <w:r>
        <w:rPr>
          <w:rFonts w:cs="Times New Roman"/>
          <w:i/>
          <w:sz w:val="20"/>
        </w:rPr>
        <w:t xml:space="preserve">Note. </w:t>
      </w:r>
      <w:r>
        <w:rPr>
          <w:rFonts w:cs="Times New Roman"/>
          <w:sz w:val="20"/>
        </w:rPr>
        <w:t>Survey-weighted estimates. Vol. = volunteering rate (%). No Soc. = reported socializing not at all (%). Low Soc. = reported socializing a few times per year or less (%). SE in parentheses. The 2021 wave was administered during the COVID-19 pandemic.</w:t>
      </w:r>
    </w:p>
    <w:p w14:paraId="0313379D" w14:textId="77777777" w:rsidR="002A64F7" w:rsidRDefault="002A64F7">
      <w:pPr>
        <w:spacing w:before="80" w:after="240" w:line="480" w:lineRule="auto"/>
      </w:pPr>
    </w:p>
    <w:p w14:paraId="13492C73" w14:textId="77777777" w:rsidR="002A64F7" w:rsidRDefault="00000000">
      <w:pPr>
        <w:spacing w:after="0" w:line="480" w:lineRule="auto"/>
      </w:pPr>
      <w:r>
        <w:rPr>
          <w:rFonts w:cs="Times New Roman"/>
          <w:b/>
        </w:rPr>
        <w:t>The First Step Effect</w:t>
      </w:r>
    </w:p>
    <w:p w14:paraId="793AE3E9" w14:textId="77777777" w:rsidR="002A64F7" w:rsidRDefault="00000000">
      <w:pPr>
        <w:spacing w:after="0" w:line="480" w:lineRule="auto"/>
        <w:ind w:firstLine="720"/>
      </w:pPr>
      <w:r>
        <w:rPr>
          <w:rFonts w:cs="Times New Roman"/>
        </w:rPr>
        <w:t xml:space="preserve">Survey-weighted logistic regression confirmed that the socialization–volunteering relationship varies across generations (socialization × generation interaction: Wald F = 5.00, df = 20, </w:t>
      </w:r>
      <w:r>
        <w:rPr>
          <w:rFonts w:cs="Times New Roman"/>
          <w:i/>
        </w:rPr>
        <w:t>p</w:t>
      </w:r>
      <w:r>
        <w:rPr>
          <w:rFonts w:cs="Times New Roman"/>
        </w:rPr>
        <w:t xml:space="preserve"> &lt; .001; Table 2). Figure 2 displays the predicted probabilities. Two patterns stand out.</w:t>
      </w:r>
    </w:p>
    <w:p w14:paraId="634651F6" w14:textId="77777777" w:rsidR="002A64F7" w:rsidRDefault="00000000">
      <w:pPr>
        <w:spacing w:before="240" w:after="0" w:line="480" w:lineRule="auto"/>
      </w:pPr>
      <w:r>
        <w:rPr>
          <w:rFonts w:cs="Times New Roman"/>
          <w:b/>
          <w:i/>
        </w:rPr>
        <w:t>Table 2</w:t>
      </w:r>
    </w:p>
    <w:p w14:paraId="1BC32F00" w14:textId="77777777" w:rsidR="002A64F7" w:rsidRDefault="00000000">
      <w:pPr>
        <w:spacing w:after="80" w:line="480" w:lineRule="auto"/>
      </w:pPr>
      <w:r>
        <w:rPr>
          <w:rFonts w:cs="Times New Roman"/>
          <w:i/>
        </w:rPr>
        <w:lastRenderedPageBreak/>
        <w:t>Survey-Weighted Logistic Regression Predicting Volunteering (Model 1: Socialization × Generation Interaction)</w:t>
      </w:r>
    </w:p>
    <w:tbl>
      <w:tblPr>
        <w:tblW w:w="5000" w:type="pct"/>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394"/>
        <w:gridCol w:w="2394"/>
        <w:gridCol w:w="2394"/>
        <w:gridCol w:w="2394"/>
      </w:tblGrid>
      <w:tr w:rsidR="002A64F7" w14:paraId="2A27089A" w14:textId="77777777">
        <w:tc>
          <w:tcPr>
            <w:tcW w:w="2340" w:type="dxa"/>
            <w:tcBorders>
              <w:top w:val="single" w:sz="8" w:space="0" w:color="000000"/>
              <w:left w:val="none" w:sz="0" w:space="0" w:color="000000"/>
              <w:bottom w:val="single" w:sz="8" w:space="0" w:color="000000"/>
              <w:right w:val="none" w:sz="0" w:space="0" w:color="000000"/>
            </w:tcBorders>
          </w:tcPr>
          <w:p w14:paraId="29EEC44E" w14:textId="77777777" w:rsidR="002A64F7" w:rsidRDefault="00000000">
            <w:pPr>
              <w:spacing w:before="40" w:after="40" w:line="240" w:lineRule="auto"/>
            </w:pPr>
            <w:r>
              <w:rPr>
                <w:rFonts w:cs="Times New Roman"/>
                <w:b/>
                <w:sz w:val="20"/>
              </w:rPr>
              <w:t>Variable</w:t>
            </w:r>
          </w:p>
        </w:tc>
        <w:tc>
          <w:tcPr>
            <w:tcW w:w="2340" w:type="dxa"/>
            <w:tcBorders>
              <w:top w:val="single" w:sz="8" w:space="0" w:color="000000"/>
              <w:left w:val="none" w:sz="0" w:space="0" w:color="000000"/>
              <w:bottom w:val="single" w:sz="8" w:space="0" w:color="000000"/>
              <w:right w:val="none" w:sz="0" w:space="0" w:color="000000"/>
            </w:tcBorders>
          </w:tcPr>
          <w:p w14:paraId="47EDABBE" w14:textId="77777777" w:rsidR="002A64F7" w:rsidRDefault="00000000">
            <w:pPr>
              <w:spacing w:before="40" w:after="40" w:line="240" w:lineRule="auto"/>
              <w:jc w:val="center"/>
            </w:pPr>
            <w:r>
              <w:rPr>
                <w:rFonts w:cs="Times New Roman"/>
                <w:b/>
                <w:sz w:val="20"/>
              </w:rPr>
              <w:t>OR</w:t>
            </w:r>
          </w:p>
        </w:tc>
        <w:tc>
          <w:tcPr>
            <w:tcW w:w="2340" w:type="dxa"/>
            <w:tcBorders>
              <w:top w:val="single" w:sz="8" w:space="0" w:color="000000"/>
              <w:left w:val="none" w:sz="0" w:space="0" w:color="000000"/>
              <w:bottom w:val="single" w:sz="8" w:space="0" w:color="000000"/>
              <w:right w:val="none" w:sz="0" w:space="0" w:color="000000"/>
            </w:tcBorders>
          </w:tcPr>
          <w:p w14:paraId="03E275D6" w14:textId="77777777" w:rsidR="002A64F7" w:rsidRDefault="00000000">
            <w:pPr>
              <w:spacing w:before="40" w:after="40" w:line="240" w:lineRule="auto"/>
              <w:jc w:val="center"/>
            </w:pPr>
            <w:r>
              <w:rPr>
                <w:rFonts w:cs="Times New Roman"/>
                <w:b/>
                <w:sz w:val="20"/>
              </w:rPr>
              <w:t>95% CI</w:t>
            </w:r>
          </w:p>
        </w:tc>
        <w:tc>
          <w:tcPr>
            <w:tcW w:w="2340" w:type="dxa"/>
            <w:tcBorders>
              <w:top w:val="single" w:sz="8" w:space="0" w:color="000000"/>
              <w:left w:val="none" w:sz="0" w:space="0" w:color="000000"/>
              <w:bottom w:val="single" w:sz="8" w:space="0" w:color="000000"/>
              <w:right w:val="none" w:sz="0" w:space="0" w:color="000000"/>
            </w:tcBorders>
          </w:tcPr>
          <w:p w14:paraId="21CF561B" w14:textId="77777777" w:rsidR="002A64F7" w:rsidRDefault="00000000">
            <w:pPr>
              <w:spacing w:before="40" w:after="40" w:line="240" w:lineRule="auto"/>
              <w:jc w:val="center"/>
            </w:pPr>
            <w:r>
              <w:rPr>
                <w:rFonts w:cs="Times New Roman"/>
                <w:b/>
                <w:sz w:val="20"/>
              </w:rPr>
              <w:t>p</w:t>
            </w:r>
          </w:p>
        </w:tc>
      </w:tr>
      <w:tr w:rsidR="002A64F7" w14:paraId="6A658475" w14:textId="77777777">
        <w:tc>
          <w:tcPr>
            <w:tcW w:w="2340" w:type="dxa"/>
            <w:tcBorders>
              <w:top w:val="none" w:sz="0" w:space="0" w:color="000000"/>
              <w:left w:val="none" w:sz="0" w:space="0" w:color="000000"/>
              <w:bottom w:val="none" w:sz="0" w:space="0" w:color="000000"/>
              <w:right w:val="none" w:sz="0" w:space="0" w:color="000000"/>
            </w:tcBorders>
          </w:tcPr>
          <w:p w14:paraId="3681B7AA" w14:textId="77777777" w:rsidR="002A64F7" w:rsidRDefault="00000000">
            <w:pPr>
              <w:spacing w:before="20" w:after="20" w:line="240" w:lineRule="auto"/>
            </w:pPr>
            <w:r>
              <w:rPr>
                <w:rFonts w:cs="Times New Roman"/>
                <w:sz w:val="20"/>
              </w:rPr>
              <w:t>Main Effects</w:t>
            </w:r>
          </w:p>
        </w:tc>
        <w:tc>
          <w:tcPr>
            <w:tcW w:w="2340" w:type="dxa"/>
            <w:tcBorders>
              <w:top w:val="none" w:sz="0" w:space="0" w:color="000000"/>
              <w:left w:val="none" w:sz="0" w:space="0" w:color="000000"/>
              <w:bottom w:val="none" w:sz="0" w:space="0" w:color="000000"/>
              <w:right w:val="none" w:sz="0" w:space="0" w:color="000000"/>
            </w:tcBorders>
          </w:tcPr>
          <w:p w14:paraId="296FC5AF"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3FFF84A5"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48907F03" w14:textId="77777777" w:rsidR="002A64F7" w:rsidRDefault="002A64F7">
            <w:pPr>
              <w:spacing w:before="20" w:after="20" w:line="240" w:lineRule="auto"/>
              <w:jc w:val="center"/>
            </w:pPr>
          </w:p>
        </w:tc>
      </w:tr>
      <w:tr w:rsidR="002A64F7" w14:paraId="5AB4B872" w14:textId="77777777">
        <w:tc>
          <w:tcPr>
            <w:tcW w:w="2340" w:type="dxa"/>
            <w:tcBorders>
              <w:top w:val="none" w:sz="0" w:space="0" w:color="000000"/>
              <w:left w:val="none" w:sz="0" w:space="0" w:color="000000"/>
              <w:bottom w:val="none" w:sz="0" w:space="0" w:color="000000"/>
              <w:right w:val="none" w:sz="0" w:space="0" w:color="000000"/>
            </w:tcBorders>
          </w:tcPr>
          <w:p w14:paraId="53976BB2" w14:textId="77777777" w:rsidR="002A64F7" w:rsidRDefault="00000000">
            <w:pPr>
              <w:spacing w:before="20" w:after="20" w:line="240" w:lineRule="auto"/>
            </w:pPr>
            <w:r>
              <w:rPr>
                <w:rFonts w:cs="Times New Roman"/>
                <w:sz w:val="20"/>
              </w:rPr>
              <w:t>Socialization: Few times/yr (ref: Not at all)</w:t>
            </w:r>
          </w:p>
        </w:tc>
        <w:tc>
          <w:tcPr>
            <w:tcW w:w="2340" w:type="dxa"/>
            <w:tcBorders>
              <w:top w:val="none" w:sz="0" w:space="0" w:color="000000"/>
              <w:left w:val="none" w:sz="0" w:space="0" w:color="000000"/>
              <w:bottom w:val="none" w:sz="0" w:space="0" w:color="000000"/>
              <w:right w:val="none" w:sz="0" w:space="0" w:color="000000"/>
            </w:tcBorders>
          </w:tcPr>
          <w:p w14:paraId="730B7AC8" w14:textId="77777777" w:rsidR="002A64F7" w:rsidRDefault="00000000">
            <w:pPr>
              <w:spacing w:before="20" w:after="20" w:line="240" w:lineRule="auto"/>
              <w:jc w:val="center"/>
            </w:pPr>
            <w:r>
              <w:rPr>
                <w:rFonts w:cs="Times New Roman"/>
                <w:sz w:val="20"/>
              </w:rPr>
              <w:t>1.684</w:t>
            </w:r>
          </w:p>
        </w:tc>
        <w:tc>
          <w:tcPr>
            <w:tcW w:w="2340" w:type="dxa"/>
            <w:tcBorders>
              <w:top w:val="none" w:sz="0" w:space="0" w:color="000000"/>
              <w:left w:val="none" w:sz="0" w:space="0" w:color="000000"/>
              <w:bottom w:val="none" w:sz="0" w:space="0" w:color="000000"/>
              <w:right w:val="none" w:sz="0" w:space="0" w:color="000000"/>
            </w:tcBorders>
          </w:tcPr>
          <w:p w14:paraId="1A7232CF" w14:textId="77777777" w:rsidR="002A64F7" w:rsidRDefault="00000000">
            <w:pPr>
              <w:spacing w:before="20" w:after="20" w:line="240" w:lineRule="auto"/>
              <w:jc w:val="center"/>
            </w:pPr>
            <w:r>
              <w:rPr>
                <w:rFonts w:cs="Times New Roman"/>
                <w:sz w:val="20"/>
              </w:rPr>
              <w:t>[1.401, 2.025]</w:t>
            </w:r>
          </w:p>
        </w:tc>
        <w:tc>
          <w:tcPr>
            <w:tcW w:w="2340" w:type="dxa"/>
            <w:tcBorders>
              <w:top w:val="none" w:sz="0" w:space="0" w:color="000000"/>
              <w:left w:val="none" w:sz="0" w:space="0" w:color="000000"/>
              <w:bottom w:val="none" w:sz="0" w:space="0" w:color="000000"/>
              <w:right w:val="none" w:sz="0" w:space="0" w:color="000000"/>
            </w:tcBorders>
          </w:tcPr>
          <w:p w14:paraId="2A13F542" w14:textId="77777777" w:rsidR="002A64F7" w:rsidRDefault="00000000">
            <w:pPr>
              <w:spacing w:before="20" w:after="20" w:line="240" w:lineRule="auto"/>
              <w:jc w:val="center"/>
            </w:pPr>
            <w:r>
              <w:rPr>
                <w:rFonts w:cs="Times New Roman"/>
                <w:sz w:val="20"/>
              </w:rPr>
              <w:t>&lt; .001</w:t>
            </w:r>
          </w:p>
        </w:tc>
      </w:tr>
      <w:tr w:rsidR="002A64F7" w14:paraId="4BEBE172" w14:textId="77777777">
        <w:tc>
          <w:tcPr>
            <w:tcW w:w="2340" w:type="dxa"/>
            <w:tcBorders>
              <w:top w:val="none" w:sz="0" w:space="0" w:color="000000"/>
              <w:left w:val="none" w:sz="0" w:space="0" w:color="000000"/>
              <w:bottom w:val="none" w:sz="0" w:space="0" w:color="000000"/>
              <w:right w:val="none" w:sz="0" w:space="0" w:color="000000"/>
            </w:tcBorders>
          </w:tcPr>
          <w:p w14:paraId="6214D497" w14:textId="77777777" w:rsidR="002A64F7" w:rsidRDefault="00000000">
            <w:pPr>
              <w:spacing w:before="20" w:after="20" w:line="240" w:lineRule="auto"/>
            </w:pPr>
            <w:r>
              <w:rPr>
                <w:rFonts w:cs="Times New Roman"/>
                <w:sz w:val="20"/>
              </w:rPr>
              <w:t>Socialization: Once/mo</w:t>
            </w:r>
          </w:p>
        </w:tc>
        <w:tc>
          <w:tcPr>
            <w:tcW w:w="2340" w:type="dxa"/>
            <w:tcBorders>
              <w:top w:val="none" w:sz="0" w:space="0" w:color="000000"/>
              <w:left w:val="none" w:sz="0" w:space="0" w:color="000000"/>
              <w:bottom w:val="none" w:sz="0" w:space="0" w:color="000000"/>
              <w:right w:val="none" w:sz="0" w:space="0" w:color="000000"/>
            </w:tcBorders>
          </w:tcPr>
          <w:p w14:paraId="542C8344" w14:textId="77777777" w:rsidR="002A64F7" w:rsidRDefault="00000000">
            <w:pPr>
              <w:spacing w:before="20" w:after="20" w:line="240" w:lineRule="auto"/>
              <w:jc w:val="center"/>
            </w:pPr>
            <w:r>
              <w:rPr>
                <w:rFonts w:cs="Times New Roman"/>
                <w:sz w:val="20"/>
              </w:rPr>
              <w:t>2.449</w:t>
            </w:r>
          </w:p>
        </w:tc>
        <w:tc>
          <w:tcPr>
            <w:tcW w:w="2340" w:type="dxa"/>
            <w:tcBorders>
              <w:top w:val="none" w:sz="0" w:space="0" w:color="000000"/>
              <w:left w:val="none" w:sz="0" w:space="0" w:color="000000"/>
              <w:bottom w:val="none" w:sz="0" w:space="0" w:color="000000"/>
              <w:right w:val="none" w:sz="0" w:space="0" w:color="000000"/>
            </w:tcBorders>
          </w:tcPr>
          <w:p w14:paraId="4AB49C72" w14:textId="77777777" w:rsidR="002A64F7" w:rsidRDefault="00000000">
            <w:pPr>
              <w:spacing w:before="20" w:after="20" w:line="240" w:lineRule="auto"/>
              <w:jc w:val="center"/>
            </w:pPr>
            <w:r>
              <w:rPr>
                <w:rFonts w:cs="Times New Roman"/>
                <w:sz w:val="20"/>
              </w:rPr>
              <w:t>[2.000, 2.998]</w:t>
            </w:r>
          </w:p>
        </w:tc>
        <w:tc>
          <w:tcPr>
            <w:tcW w:w="2340" w:type="dxa"/>
            <w:tcBorders>
              <w:top w:val="none" w:sz="0" w:space="0" w:color="000000"/>
              <w:left w:val="none" w:sz="0" w:space="0" w:color="000000"/>
              <w:bottom w:val="none" w:sz="0" w:space="0" w:color="000000"/>
              <w:right w:val="none" w:sz="0" w:space="0" w:color="000000"/>
            </w:tcBorders>
          </w:tcPr>
          <w:p w14:paraId="0DE2ABF7" w14:textId="77777777" w:rsidR="002A64F7" w:rsidRDefault="00000000">
            <w:pPr>
              <w:spacing w:before="20" w:after="20" w:line="240" w:lineRule="auto"/>
              <w:jc w:val="center"/>
            </w:pPr>
            <w:r>
              <w:rPr>
                <w:rFonts w:cs="Times New Roman"/>
                <w:sz w:val="20"/>
              </w:rPr>
              <w:t>&lt; .001</w:t>
            </w:r>
          </w:p>
        </w:tc>
      </w:tr>
      <w:tr w:rsidR="002A64F7" w14:paraId="50F16409" w14:textId="77777777">
        <w:tc>
          <w:tcPr>
            <w:tcW w:w="2340" w:type="dxa"/>
            <w:tcBorders>
              <w:top w:val="none" w:sz="0" w:space="0" w:color="000000"/>
              <w:left w:val="none" w:sz="0" w:space="0" w:color="000000"/>
              <w:bottom w:val="none" w:sz="0" w:space="0" w:color="000000"/>
              <w:right w:val="none" w:sz="0" w:space="0" w:color="000000"/>
            </w:tcBorders>
          </w:tcPr>
          <w:p w14:paraId="3334AD87" w14:textId="77777777" w:rsidR="002A64F7" w:rsidRDefault="00000000">
            <w:pPr>
              <w:spacing w:before="20" w:after="20" w:line="240" w:lineRule="auto"/>
            </w:pPr>
            <w:r>
              <w:rPr>
                <w:rFonts w:cs="Times New Roman"/>
                <w:sz w:val="20"/>
              </w:rPr>
              <w:t>Socialization: Few times/mo</w:t>
            </w:r>
          </w:p>
        </w:tc>
        <w:tc>
          <w:tcPr>
            <w:tcW w:w="2340" w:type="dxa"/>
            <w:tcBorders>
              <w:top w:val="none" w:sz="0" w:space="0" w:color="000000"/>
              <w:left w:val="none" w:sz="0" w:space="0" w:color="000000"/>
              <w:bottom w:val="none" w:sz="0" w:space="0" w:color="000000"/>
              <w:right w:val="none" w:sz="0" w:space="0" w:color="000000"/>
            </w:tcBorders>
          </w:tcPr>
          <w:p w14:paraId="06F1E917" w14:textId="77777777" w:rsidR="002A64F7" w:rsidRDefault="00000000">
            <w:pPr>
              <w:spacing w:before="20" w:after="20" w:line="240" w:lineRule="auto"/>
              <w:jc w:val="center"/>
            </w:pPr>
            <w:r>
              <w:rPr>
                <w:rFonts w:cs="Times New Roman"/>
                <w:sz w:val="20"/>
              </w:rPr>
              <w:t>2.499</w:t>
            </w:r>
          </w:p>
        </w:tc>
        <w:tc>
          <w:tcPr>
            <w:tcW w:w="2340" w:type="dxa"/>
            <w:tcBorders>
              <w:top w:val="none" w:sz="0" w:space="0" w:color="000000"/>
              <w:left w:val="none" w:sz="0" w:space="0" w:color="000000"/>
              <w:bottom w:val="none" w:sz="0" w:space="0" w:color="000000"/>
              <w:right w:val="none" w:sz="0" w:space="0" w:color="000000"/>
            </w:tcBorders>
          </w:tcPr>
          <w:p w14:paraId="0987D10E" w14:textId="77777777" w:rsidR="002A64F7" w:rsidRDefault="00000000">
            <w:pPr>
              <w:spacing w:before="20" w:after="20" w:line="240" w:lineRule="auto"/>
              <w:jc w:val="center"/>
            </w:pPr>
            <w:r>
              <w:rPr>
                <w:rFonts w:cs="Times New Roman"/>
                <w:sz w:val="20"/>
              </w:rPr>
              <w:t>[2.091, 2.986]</w:t>
            </w:r>
          </w:p>
        </w:tc>
        <w:tc>
          <w:tcPr>
            <w:tcW w:w="2340" w:type="dxa"/>
            <w:tcBorders>
              <w:top w:val="none" w:sz="0" w:space="0" w:color="000000"/>
              <w:left w:val="none" w:sz="0" w:space="0" w:color="000000"/>
              <w:bottom w:val="none" w:sz="0" w:space="0" w:color="000000"/>
              <w:right w:val="none" w:sz="0" w:space="0" w:color="000000"/>
            </w:tcBorders>
          </w:tcPr>
          <w:p w14:paraId="3A6BB451" w14:textId="77777777" w:rsidR="002A64F7" w:rsidRDefault="00000000">
            <w:pPr>
              <w:spacing w:before="20" w:after="20" w:line="240" w:lineRule="auto"/>
              <w:jc w:val="center"/>
            </w:pPr>
            <w:r>
              <w:rPr>
                <w:rFonts w:cs="Times New Roman"/>
                <w:sz w:val="20"/>
              </w:rPr>
              <w:t>&lt; .001</w:t>
            </w:r>
          </w:p>
        </w:tc>
      </w:tr>
      <w:tr w:rsidR="002A64F7" w14:paraId="67437C5D" w14:textId="77777777">
        <w:tc>
          <w:tcPr>
            <w:tcW w:w="2340" w:type="dxa"/>
            <w:tcBorders>
              <w:top w:val="none" w:sz="0" w:space="0" w:color="000000"/>
              <w:left w:val="none" w:sz="0" w:space="0" w:color="000000"/>
              <w:bottom w:val="none" w:sz="0" w:space="0" w:color="000000"/>
              <w:right w:val="none" w:sz="0" w:space="0" w:color="000000"/>
            </w:tcBorders>
          </w:tcPr>
          <w:p w14:paraId="57979A97" w14:textId="77777777" w:rsidR="002A64F7" w:rsidRDefault="00000000">
            <w:pPr>
              <w:spacing w:before="20" w:after="20" w:line="240" w:lineRule="auto"/>
            </w:pPr>
            <w:r>
              <w:rPr>
                <w:rFonts w:cs="Times New Roman"/>
                <w:sz w:val="20"/>
              </w:rPr>
              <w:t>Socialization: Few times/wk</w:t>
            </w:r>
          </w:p>
        </w:tc>
        <w:tc>
          <w:tcPr>
            <w:tcW w:w="2340" w:type="dxa"/>
            <w:tcBorders>
              <w:top w:val="none" w:sz="0" w:space="0" w:color="000000"/>
              <w:left w:val="none" w:sz="0" w:space="0" w:color="000000"/>
              <w:bottom w:val="none" w:sz="0" w:space="0" w:color="000000"/>
              <w:right w:val="none" w:sz="0" w:space="0" w:color="000000"/>
            </w:tcBorders>
          </w:tcPr>
          <w:p w14:paraId="6E126D37" w14:textId="77777777" w:rsidR="002A64F7" w:rsidRDefault="00000000">
            <w:pPr>
              <w:spacing w:before="20" w:after="20" w:line="240" w:lineRule="auto"/>
              <w:jc w:val="center"/>
            </w:pPr>
            <w:r>
              <w:rPr>
                <w:rFonts w:cs="Times New Roman"/>
                <w:sz w:val="20"/>
              </w:rPr>
              <w:t>2.488</w:t>
            </w:r>
          </w:p>
        </w:tc>
        <w:tc>
          <w:tcPr>
            <w:tcW w:w="2340" w:type="dxa"/>
            <w:tcBorders>
              <w:top w:val="none" w:sz="0" w:space="0" w:color="000000"/>
              <w:left w:val="none" w:sz="0" w:space="0" w:color="000000"/>
              <w:bottom w:val="none" w:sz="0" w:space="0" w:color="000000"/>
              <w:right w:val="none" w:sz="0" w:space="0" w:color="000000"/>
            </w:tcBorders>
          </w:tcPr>
          <w:p w14:paraId="53F4D96E" w14:textId="77777777" w:rsidR="002A64F7" w:rsidRDefault="00000000">
            <w:pPr>
              <w:spacing w:before="20" w:after="20" w:line="240" w:lineRule="auto"/>
              <w:jc w:val="center"/>
            </w:pPr>
            <w:r>
              <w:rPr>
                <w:rFonts w:cs="Times New Roman"/>
                <w:sz w:val="20"/>
              </w:rPr>
              <w:t>[2.081, 2.976]</w:t>
            </w:r>
          </w:p>
        </w:tc>
        <w:tc>
          <w:tcPr>
            <w:tcW w:w="2340" w:type="dxa"/>
            <w:tcBorders>
              <w:top w:val="none" w:sz="0" w:space="0" w:color="000000"/>
              <w:left w:val="none" w:sz="0" w:space="0" w:color="000000"/>
              <w:bottom w:val="none" w:sz="0" w:space="0" w:color="000000"/>
              <w:right w:val="none" w:sz="0" w:space="0" w:color="000000"/>
            </w:tcBorders>
          </w:tcPr>
          <w:p w14:paraId="734633F0" w14:textId="77777777" w:rsidR="002A64F7" w:rsidRDefault="00000000">
            <w:pPr>
              <w:spacing w:before="20" w:after="20" w:line="240" w:lineRule="auto"/>
              <w:jc w:val="center"/>
            </w:pPr>
            <w:r>
              <w:rPr>
                <w:rFonts w:cs="Times New Roman"/>
                <w:sz w:val="20"/>
              </w:rPr>
              <w:t>&lt; .001</w:t>
            </w:r>
          </w:p>
        </w:tc>
      </w:tr>
      <w:tr w:rsidR="002A64F7" w14:paraId="30D8591C" w14:textId="77777777">
        <w:tc>
          <w:tcPr>
            <w:tcW w:w="2340" w:type="dxa"/>
            <w:tcBorders>
              <w:top w:val="none" w:sz="0" w:space="0" w:color="000000"/>
              <w:left w:val="none" w:sz="0" w:space="0" w:color="000000"/>
              <w:bottom w:val="none" w:sz="0" w:space="0" w:color="000000"/>
              <w:right w:val="none" w:sz="0" w:space="0" w:color="000000"/>
            </w:tcBorders>
          </w:tcPr>
          <w:p w14:paraId="2306F77E" w14:textId="77777777" w:rsidR="002A64F7" w:rsidRDefault="00000000">
            <w:pPr>
              <w:spacing w:before="20" w:after="20" w:line="240" w:lineRule="auto"/>
            </w:pPr>
            <w:r>
              <w:rPr>
                <w:rFonts w:cs="Times New Roman"/>
                <w:sz w:val="20"/>
              </w:rPr>
              <w:t>Socialization: Daily</w:t>
            </w:r>
          </w:p>
        </w:tc>
        <w:tc>
          <w:tcPr>
            <w:tcW w:w="2340" w:type="dxa"/>
            <w:tcBorders>
              <w:top w:val="none" w:sz="0" w:space="0" w:color="000000"/>
              <w:left w:val="none" w:sz="0" w:space="0" w:color="000000"/>
              <w:bottom w:val="none" w:sz="0" w:space="0" w:color="000000"/>
              <w:right w:val="none" w:sz="0" w:space="0" w:color="000000"/>
            </w:tcBorders>
          </w:tcPr>
          <w:p w14:paraId="5D517257" w14:textId="77777777" w:rsidR="002A64F7" w:rsidRDefault="00000000">
            <w:pPr>
              <w:spacing w:before="20" w:after="20" w:line="240" w:lineRule="auto"/>
              <w:jc w:val="center"/>
            </w:pPr>
            <w:r>
              <w:rPr>
                <w:rFonts w:cs="Times New Roman"/>
                <w:sz w:val="20"/>
              </w:rPr>
              <w:t>2.744</w:t>
            </w:r>
          </w:p>
        </w:tc>
        <w:tc>
          <w:tcPr>
            <w:tcW w:w="2340" w:type="dxa"/>
            <w:tcBorders>
              <w:top w:val="none" w:sz="0" w:space="0" w:color="000000"/>
              <w:left w:val="none" w:sz="0" w:space="0" w:color="000000"/>
              <w:bottom w:val="none" w:sz="0" w:space="0" w:color="000000"/>
              <w:right w:val="none" w:sz="0" w:space="0" w:color="000000"/>
            </w:tcBorders>
          </w:tcPr>
          <w:p w14:paraId="189C5E15" w14:textId="77777777" w:rsidR="002A64F7" w:rsidRDefault="00000000">
            <w:pPr>
              <w:spacing w:before="20" w:after="20" w:line="240" w:lineRule="auto"/>
              <w:jc w:val="center"/>
            </w:pPr>
            <w:r>
              <w:rPr>
                <w:rFonts w:cs="Times New Roman"/>
                <w:sz w:val="20"/>
              </w:rPr>
              <w:t>[2.176, 3.460]</w:t>
            </w:r>
          </w:p>
        </w:tc>
        <w:tc>
          <w:tcPr>
            <w:tcW w:w="2340" w:type="dxa"/>
            <w:tcBorders>
              <w:top w:val="none" w:sz="0" w:space="0" w:color="000000"/>
              <w:left w:val="none" w:sz="0" w:space="0" w:color="000000"/>
              <w:bottom w:val="none" w:sz="0" w:space="0" w:color="000000"/>
              <w:right w:val="none" w:sz="0" w:space="0" w:color="000000"/>
            </w:tcBorders>
          </w:tcPr>
          <w:p w14:paraId="41D20360" w14:textId="77777777" w:rsidR="002A64F7" w:rsidRDefault="00000000">
            <w:pPr>
              <w:spacing w:before="20" w:after="20" w:line="240" w:lineRule="auto"/>
              <w:jc w:val="center"/>
            </w:pPr>
            <w:r>
              <w:rPr>
                <w:rFonts w:cs="Times New Roman"/>
                <w:sz w:val="20"/>
              </w:rPr>
              <w:t>&lt; .001</w:t>
            </w:r>
          </w:p>
        </w:tc>
      </w:tr>
      <w:tr w:rsidR="002A64F7" w14:paraId="1B89F473" w14:textId="77777777">
        <w:tc>
          <w:tcPr>
            <w:tcW w:w="2340" w:type="dxa"/>
            <w:tcBorders>
              <w:top w:val="none" w:sz="0" w:space="0" w:color="000000"/>
              <w:left w:val="none" w:sz="0" w:space="0" w:color="000000"/>
              <w:bottom w:val="none" w:sz="0" w:space="0" w:color="000000"/>
              <w:right w:val="none" w:sz="0" w:space="0" w:color="000000"/>
            </w:tcBorders>
          </w:tcPr>
          <w:p w14:paraId="76DF5BD6" w14:textId="77777777" w:rsidR="002A64F7" w:rsidRDefault="00000000">
            <w:pPr>
              <w:spacing w:before="20" w:after="20" w:line="240" w:lineRule="auto"/>
            </w:pPr>
            <w:r>
              <w:rPr>
                <w:rFonts w:cs="Times New Roman"/>
                <w:sz w:val="20"/>
              </w:rPr>
              <w:t>Generation: Millennial (ref: Gen Z)</w:t>
            </w:r>
          </w:p>
        </w:tc>
        <w:tc>
          <w:tcPr>
            <w:tcW w:w="2340" w:type="dxa"/>
            <w:tcBorders>
              <w:top w:val="none" w:sz="0" w:space="0" w:color="000000"/>
              <w:left w:val="none" w:sz="0" w:space="0" w:color="000000"/>
              <w:bottom w:val="none" w:sz="0" w:space="0" w:color="000000"/>
              <w:right w:val="none" w:sz="0" w:space="0" w:color="000000"/>
            </w:tcBorders>
          </w:tcPr>
          <w:p w14:paraId="71D32AAF" w14:textId="77777777" w:rsidR="002A64F7" w:rsidRDefault="00000000">
            <w:pPr>
              <w:spacing w:before="20" w:after="20" w:line="240" w:lineRule="auto"/>
              <w:jc w:val="center"/>
            </w:pPr>
            <w:r>
              <w:rPr>
                <w:rFonts w:cs="Times New Roman"/>
                <w:sz w:val="20"/>
              </w:rPr>
              <w:t>0.738</w:t>
            </w:r>
          </w:p>
        </w:tc>
        <w:tc>
          <w:tcPr>
            <w:tcW w:w="2340" w:type="dxa"/>
            <w:tcBorders>
              <w:top w:val="none" w:sz="0" w:space="0" w:color="000000"/>
              <w:left w:val="none" w:sz="0" w:space="0" w:color="000000"/>
              <w:bottom w:val="none" w:sz="0" w:space="0" w:color="000000"/>
              <w:right w:val="none" w:sz="0" w:space="0" w:color="000000"/>
            </w:tcBorders>
          </w:tcPr>
          <w:p w14:paraId="4D1964D9" w14:textId="77777777" w:rsidR="002A64F7" w:rsidRDefault="00000000">
            <w:pPr>
              <w:spacing w:before="20" w:after="20" w:line="240" w:lineRule="auto"/>
              <w:jc w:val="center"/>
            </w:pPr>
            <w:r>
              <w:rPr>
                <w:rFonts w:cs="Times New Roman"/>
                <w:sz w:val="20"/>
              </w:rPr>
              <w:t>[0.659, 0.826]</w:t>
            </w:r>
          </w:p>
        </w:tc>
        <w:tc>
          <w:tcPr>
            <w:tcW w:w="2340" w:type="dxa"/>
            <w:tcBorders>
              <w:top w:val="none" w:sz="0" w:space="0" w:color="000000"/>
              <w:left w:val="none" w:sz="0" w:space="0" w:color="000000"/>
              <w:bottom w:val="none" w:sz="0" w:space="0" w:color="000000"/>
              <w:right w:val="none" w:sz="0" w:space="0" w:color="000000"/>
            </w:tcBorders>
          </w:tcPr>
          <w:p w14:paraId="623EBA9D" w14:textId="77777777" w:rsidR="002A64F7" w:rsidRDefault="00000000">
            <w:pPr>
              <w:spacing w:before="20" w:after="20" w:line="240" w:lineRule="auto"/>
              <w:jc w:val="center"/>
            </w:pPr>
            <w:r>
              <w:rPr>
                <w:rFonts w:cs="Times New Roman"/>
                <w:sz w:val="20"/>
              </w:rPr>
              <w:t>&lt; .001</w:t>
            </w:r>
          </w:p>
        </w:tc>
      </w:tr>
      <w:tr w:rsidR="002A64F7" w14:paraId="0F14AB4A" w14:textId="77777777">
        <w:tc>
          <w:tcPr>
            <w:tcW w:w="2340" w:type="dxa"/>
            <w:tcBorders>
              <w:top w:val="none" w:sz="0" w:space="0" w:color="000000"/>
              <w:left w:val="none" w:sz="0" w:space="0" w:color="000000"/>
              <w:bottom w:val="none" w:sz="0" w:space="0" w:color="000000"/>
              <w:right w:val="none" w:sz="0" w:space="0" w:color="000000"/>
            </w:tcBorders>
          </w:tcPr>
          <w:p w14:paraId="1673AA55" w14:textId="77777777" w:rsidR="002A64F7" w:rsidRDefault="00000000">
            <w:pPr>
              <w:spacing w:before="20" w:after="20" w:line="240" w:lineRule="auto"/>
            </w:pPr>
            <w:r>
              <w:rPr>
                <w:rFonts w:cs="Times New Roman"/>
                <w:sz w:val="20"/>
              </w:rPr>
              <w:t>Generation: Gen X</w:t>
            </w:r>
          </w:p>
        </w:tc>
        <w:tc>
          <w:tcPr>
            <w:tcW w:w="2340" w:type="dxa"/>
            <w:tcBorders>
              <w:top w:val="none" w:sz="0" w:space="0" w:color="000000"/>
              <w:left w:val="none" w:sz="0" w:space="0" w:color="000000"/>
              <w:bottom w:val="none" w:sz="0" w:space="0" w:color="000000"/>
              <w:right w:val="none" w:sz="0" w:space="0" w:color="000000"/>
            </w:tcBorders>
          </w:tcPr>
          <w:p w14:paraId="6E5A4E73" w14:textId="77777777" w:rsidR="002A64F7" w:rsidRDefault="00000000">
            <w:pPr>
              <w:spacing w:before="20" w:after="20" w:line="240" w:lineRule="auto"/>
              <w:jc w:val="center"/>
            </w:pPr>
            <w:r>
              <w:rPr>
                <w:rFonts w:cs="Times New Roman"/>
                <w:sz w:val="20"/>
              </w:rPr>
              <w:t>0.750</w:t>
            </w:r>
          </w:p>
        </w:tc>
        <w:tc>
          <w:tcPr>
            <w:tcW w:w="2340" w:type="dxa"/>
            <w:tcBorders>
              <w:top w:val="none" w:sz="0" w:space="0" w:color="000000"/>
              <w:left w:val="none" w:sz="0" w:space="0" w:color="000000"/>
              <w:bottom w:val="none" w:sz="0" w:space="0" w:color="000000"/>
              <w:right w:val="none" w:sz="0" w:space="0" w:color="000000"/>
            </w:tcBorders>
          </w:tcPr>
          <w:p w14:paraId="19808E3C" w14:textId="77777777" w:rsidR="002A64F7" w:rsidRDefault="00000000">
            <w:pPr>
              <w:spacing w:before="20" w:after="20" w:line="240" w:lineRule="auto"/>
              <w:jc w:val="center"/>
            </w:pPr>
            <w:r>
              <w:rPr>
                <w:rFonts w:cs="Times New Roman"/>
                <w:sz w:val="20"/>
              </w:rPr>
              <w:t>[0.656, 0.857]</w:t>
            </w:r>
          </w:p>
        </w:tc>
        <w:tc>
          <w:tcPr>
            <w:tcW w:w="2340" w:type="dxa"/>
            <w:tcBorders>
              <w:top w:val="none" w:sz="0" w:space="0" w:color="000000"/>
              <w:left w:val="none" w:sz="0" w:space="0" w:color="000000"/>
              <w:bottom w:val="none" w:sz="0" w:space="0" w:color="000000"/>
              <w:right w:val="none" w:sz="0" w:space="0" w:color="000000"/>
            </w:tcBorders>
          </w:tcPr>
          <w:p w14:paraId="73DD6265" w14:textId="77777777" w:rsidR="002A64F7" w:rsidRDefault="00000000">
            <w:pPr>
              <w:spacing w:before="20" w:after="20" w:line="240" w:lineRule="auto"/>
              <w:jc w:val="center"/>
            </w:pPr>
            <w:r>
              <w:rPr>
                <w:rFonts w:cs="Times New Roman"/>
                <w:sz w:val="20"/>
              </w:rPr>
              <w:t>&lt; .001</w:t>
            </w:r>
          </w:p>
        </w:tc>
      </w:tr>
      <w:tr w:rsidR="002A64F7" w14:paraId="210D95FF" w14:textId="77777777">
        <w:tc>
          <w:tcPr>
            <w:tcW w:w="2340" w:type="dxa"/>
            <w:tcBorders>
              <w:top w:val="none" w:sz="0" w:space="0" w:color="000000"/>
              <w:left w:val="none" w:sz="0" w:space="0" w:color="000000"/>
              <w:bottom w:val="none" w:sz="0" w:space="0" w:color="000000"/>
              <w:right w:val="none" w:sz="0" w:space="0" w:color="000000"/>
            </w:tcBorders>
          </w:tcPr>
          <w:p w14:paraId="26FBED42" w14:textId="77777777" w:rsidR="002A64F7" w:rsidRDefault="00000000">
            <w:pPr>
              <w:spacing w:before="20" w:after="20" w:line="240" w:lineRule="auto"/>
            </w:pPr>
            <w:r>
              <w:rPr>
                <w:rFonts w:cs="Times New Roman"/>
                <w:sz w:val="20"/>
              </w:rPr>
              <w:t>Generation: Boomer</w:t>
            </w:r>
          </w:p>
        </w:tc>
        <w:tc>
          <w:tcPr>
            <w:tcW w:w="2340" w:type="dxa"/>
            <w:tcBorders>
              <w:top w:val="none" w:sz="0" w:space="0" w:color="000000"/>
              <w:left w:val="none" w:sz="0" w:space="0" w:color="000000"/>
              <w:bottom w:val="none" w:sz="0" w:space="0" w:color="000000"/>
              <w:right w:val="none" w:sz="0" w:space="0" w:color="000000"/>
            </w:tcBorders>
          </w:tcPr>
          <w:p w14:paraId="29C9B95F" w14:textId="77777777" w:rsidR="002A64F7" w:rsidRDefault="00000000">
            <w:pPr>
              <w:spacing w:before="20" w:after="20" w:line="240" w:lineRule="auto"/>
              <w:jc w:val="center"/>
            </w:pPr>
            <w:r>
              <w:rPr>
                <w:rFonts w:cs="Times New Roman"/>
                <w:sz w:val="20"/>
              </w:rPr>
              <w:t>0.533</w:t>
            </w:r>
          </w:p>
        </w:tc>
        <w:tc>
          <w:tcPr>
            <w:tcW w:w="2340" w:type="dxa"/>
            <w:tcBorders>
              <w:top w:val="none" w:sz="0" w:space="0" w:color="000000"/>
              <w:left w:val="none" w:sz="0" w:space="0" w:color="000000"/>
              <w:bottom w:val="none" w:sz="0" w:space="0" w:color="000000"/>
              <w:right w:val="none" w:sz="0" w:space="0" w:color="000000"/>
            </w:tcBorders>
          </w:tcPr>
          <w:p w14:paraId="3AD9346C" w14:textId="77777777" w:rsidR="002A64F7" w:rsidRDefault="00000000">
            <w:pPr>
              <w:spacing w:before="20" w:after="20" w:line="240" w:lineRule="auto"/>
              <w:jc w:val="center"/>
            </w:pPr>
            <w:r>
              <w:rPr>
                <w:rFonts w:cs="Times New Roman"/>
                <w:sz w:val="20"/>
              </w:rPr>
              <w:t>[0.453, 0.627]</w:t>
            </w:r>
          </w:p>
        </w:tc>
        <w:tc>
          <w:tcPr>
            <w:tcW w:w="2340" w:type="dxa"/>
            <w:tcBorders>
              <w:top w:val="none" w:sz="0" w:space="0" w:color="000000"/>
              <w:left w:val="none" w:sz="0" w:space="0" w:color="000000"/>
              <w:bottom w:val="none" w:sz="0" w:space="0" w:color="000000"/>
              <w:right w:val="none" w:sz="0" w:space="0" w:color="000000"/>
            </w:tcBorders>
          </w:tcPr>
          <w:p w14:paraId="39BCF4F1" w14:textId="77777777" w:rsidR="002A64F7" w:rsidRDefault="00000000">
            <w:pPr>
              <w:spacing w:before="20" w:after="20" w:line="240" w:lineRule="auto"/>
              <w:jc w:val="center"/>
            </w:pPr>
            <w:r>
              <w:rPr>
                <w:rFonts w:cs="Times New Roman"/>
                <w:sz w:val="20"/>
              </w:rPr>
              <w:t>&lt; .001</w:t>
            </w:r>
          </w:p>
        </w:tc>
      </w:tr>
      <w:tr w:rsidR="002A64F7" w14:paraId="1A476F66" w14:textId="77777777">
        <w:tc>
          <w:tcPr>
            <w:tcW w:w="2340" w:type="dxa"/>
            <w:tcBorders>
              <w:top w:val="none" w:sz="0" w:space="0" w:color="000000"/>
              <w:left w:val="none" w:sz="0" w:space="0" w:color="000000"/>
              <w:bottom w:val="none" w:sz="0" w:space="0" w:color="000000"/>
              <w:right w:val="none" w:sz="0" w:space="0" w:color="000000"/>
            </w:tcBorders>
          </w:tcPr>
          <w:p w14:paraId="21402650" w14:textId="77777777" w:rsidR="002A64F7" w:rsidRDefault="00000000">
            <w:pPr>
              <w:spacing w:before="20" w:after="20" w:line="240" w:lineRule="auto"/>
            </w:pPr>
            <w:r>
              <w:rPr>
                <w:rFonts w:cs="Times New Roman"/>
                <w:sz w:val="20"/>
              </w:rPr>
              <w:t>Generation: Silent</w:t>
            </w:r>
          </w:p>
        </w:tc>
        <w:tc>
          <w:tcPr>
            <w:tcW w:w="2340" w:type="dxa"/>
            <w:tcBorders>
              <w:top w:val="none" w:sz="0" w:space="0" w:color="000000"/>
              <w:left w:val="none" w:sz="0" w:space="0" w:color="000000"/>
              <w:bottom w:val="none" w:sz="0" w:space="0" w:color="000000"/>
              <w:right w:val="none" w:sz="0" w:space="0" w:color="000000"/>
            </w:tcBorders>
          </w:tcPr>
          <w:p w14:paraId="350A9A43" w14:textId="77777777" w:rsidR="002A64F7" w:rsidRDefault="00000000">
            <w:pPr>
              <w:spacing w:before="20" w:after="20" w:line="240" w:lineRule="auto"/>
              <w:jc w:val="center"/>
            </w:pPr>
            <w:r>
              <w:rPr>
                <w:rFonts w:cs="Times New Roman"/>
                <w:sz w:val="20"/>
              </w:rPr>
              <w:t>0.421</w:t>
            </w:r>
          </w:p>
        </w:tc>
        <w:tc>
          <w:tcPr>
            <w:tcW w:w="2340" w:type="dxa"/>
            <w:tcBorders>
              <w:top w:val="none" w:sz="0" w:space="0" w:color="000000"/>
              <w:left w:val="none" w:sz="0" w:space="0" w:color="000000"/>
              <w:bottom w:val="none" w:sz="0" w:space="0" w:color="000000"/>
              <w:right w:val="none" w:sz="0" w:space="0" w:color="000000"/>
            </w:tcBorders>
          </w:tcPr>
          <w:p w14:paraId="72CCD5F4" w14:textId="77777777" w:rsidR="002A64F7" w:rsidRDefault="00000000">
            <w:pPr>
              <w:spacing w:before="20" w:after="20" w:line="240" w:lineRule="auto"/>
              <w:jc w:val="center"/>
            </w:pPr>
            <w:r>
              <w:rPr>
                <w:rFonts w:cs="Times New Roman"/>
                <w:sz w:val="20"/>
              </w:rPr>
              <w:t>[0.338, 0.525]</w:t>
            </w:r>
          </w:p>
        </w:tc>
        <w:tc>
          <w:tcPr>
            <w:tcW w:w="2340" w:type="dxa"/>
            <w:tcBorders>
              <w:top w:val="none" w:sz="0" w:space="0" w:color="000000"/>
              <w:left w:val="none" w:sz="0" w:space="0" w:color="000000"/>
              <w:bottom w:val="none" w:sz="0" w:space="0" w:color="000000"/>
              <w:right w:val="none" w:sz="0" w:space="0" w:color="000000"/>
            </w:tcBorders>
          </w:tcPr>
          <w:p w14:paraId="3738D4C6" w14:textId="77777777" w:rsidR="002A64F7" w:rsidRDefault="00000000">
            <w:pPr>
              <w:spacing w:before="20" w:after="20" w:line="240" w:lineRule="auto"/>
              <w:jc w:val="center"/>
            </w:pPr>
            <w:r>
              <w:rPr>
                <w:rFonts w:cs="Times New Roman"/>
                <w:sz w:val="20"/>
              </w:rPr>
              <w:t>&lt; .001</w:t>
            </w:r>
          </w:p>
        </w:tc>
      </w:tr>
      <w:tr w:rsidR="002A64F7" w14:paraId="570D2D64" w14:textId="77777777">
        <w:tc>
          <w:tcPr>
            <w:tcW w:w="2340" w:type="dxa"/>
            <w:tcBorders>
              <w:top w:val="none" w:sz="0" w:space="0" w:color="000000"/>
              <w:left w:val="none" w:sz="0" w:space="0" w:color="000000"/>
              <w:bottom w:val="none" w:sz="0" w:space="0" w:color="000000"/>
              <w:right w:val="none" w:sz="0" w:space="0" w:color="000000"/>
            </w:tcBorders>
          </w:tcPr>
          <w:p w14:paraId="418949C3" w14:textId="77777777" w:rsidR="002A64F7" w:rsidRDefault="00000000">
            <w:pPr>
              <w:spacing w:before="20" w:after="20" w:line="240" w:lineRule="auto"/>
            </w:pPr>
            <w:r>
              <w:rPr>
                <w:rFonts w:cs="Times New Roman"/>
                <w:sz w:val="20"/>
              </w:rPr>
              <w:t>Age</w:t>
            </w:r>
          </w:p>
        </w:tc>
        <w:tc>
          <w:tcPr>
            <w:tcW w:w="2340" w:type="dxa"/>
            <w:tcBorders>
              <w:top w:val="none" w:sz="0" w:space="0" w:color="000000"/>
              <w:left w:val="none" w:sz="0" w:space="0" w:color="000000"/>
              <w:bottom w:val="none" w:sz="0" w:space="0" w:color="000000"/>
              <w:right w:val="none" w:sz="0" w:space="0" w:color="000000"/>
            </w:tcBorders>
          </w:tcPr>
          <w:p w14:paraId="4ADF9009" w14:textId="77777777" w:rsidR="002A64F7" w:rsidRDefault="00000000">
            <w:pPr>
              <w:spacing w:before="20" w:after="20" w:line="240" w:lineRule="auto"/>
              <w:jc w:val="center"/>
            </w:pPr>
            <w:r>
              <w:rPr>
                <w:rFonts w:cs="Times New Roman"/>
                <w:sz w:val="20"/>
              </w:rPr>
              <w:t>1.000</w:t>
            </w:r>
          </w:p>
        </w:tc>
        <w:tc>
          <w:tcPr>
            <w:tcW w:w="2340" w:type="dxa"/>
            <w:tcBorders>
              <w:top w:val="none" w:sz="0" w:space="0" w:color="000000"/>
              <w:left w:val="none" w:sz="0" w:space="0" w:color="000000"/>
              <w:bottom w:val="none" w:sz="0" w:space="0" w:color="000000"/>
              <w:right w:val="none" w:sz="0" w:space="0" w:color="000000"/>
            </w:tcBorders>
          </w:tcPr>
          <w:p w14:paraId="7DA58D12" w14:textId="77777777" w:rsidR="002A64F7" w:rsidRDefault="00000000">
            <w:pPr>
              <w:spacing w:before="20" w:after="20" w:line="240" w:lineRule="auto"/>
              <w:jc w:val="center"/>
            </w:pPr>
            <w:r>
              <w:rPr>
                <w:rFonts w:cs="Times New Roman"/>
                <w:sz w:val="20"/>
              </w:rPr>
              <w:t>[0.998, 1.003]</w:t>
            </w:r>
          </w:p>
        </w:tc>
        <w:tc>
          <w:tcPr>
            <w:tcW w:w="2340" w:type="dxa"/>
            <w:tcBorders>
              <w:top w:val="none" w:sz="0" w:space="0" w:color="000000"/>
              <w:left w:val="none" w:sz="0" w:space="0" w:color="000000"/>
              <w:bottom w:val="none" w:sz="0" w:space="0" w:color="000000"/>
              <w:right w:val="none" w:sz="0" w:space="0" w:color="000000"/>
            </w:tcBorders>
          </w:tcPr>
          <w:p w14:paraId="5321E9A4" w14:textId="77777777" w:rsidR="002A64F7" w:rsidRDefault="00000000">
            <w:pPr>
              <w:spacing w:before="20" w:after="20" w:line="240" w:lineRule="auto"/>
              <w:jc w:val="center"/>
            </w:pPr>
            <w:r>
              <w:rPr>
                <w:rFonts w:cs="Times New Roman"/>
                <w:sz w:val="20"/>
              </w:rPr>
              <w:t>0.786</w:t>
            </w:r>
          </w:p>
        </w:tc>
      </w:tr>
      <w:tr w:rsidR="002A64F7" w14:paraId="0D84AC63" w14:textId="77777777">
        <w:tc>
          <w:tcPr>
            <w:tcW w:w="2340" w:type="dxa"/>
            <w:tcBorders>
              <w:top w:val="none" w:sz="0" w:space="0" w:color="000000"/>
              <w:left w:val="none" w:sz="0" w:space="0" w:color="000000"/>
              <w:bottom w:val="none" w:sz="0" w:space="0" w:color="000000"/>
              <w:right w:val="none" w:sz="0" w:space="0" w:color="000000"/>
            </w:tcBorders>
          </w:tcPr>
          <w:p w14:paraId="2F9335FD" w14:textId="77777777" w:rsidR="002A64F7" w:rsidRDefault="00000000">
            <w:pPr>
              <w:spacing w:before="20" w:after="20" w:line="240" w:lineRule="auto"/>
            </w:pPr>
            <w:r>
              <w:rPr>
                <w:rFonts w:cs="Times New Roman"/>
                <w:sz w:val="20"/>
              </w:rPr>
              <w:t>Female</w:t>
            </w:r>
          </w:p>
        </w:tc>
        <w:tc>
          <w:tcPr>
            <w:tcW w:w="2340" w:type="dxa"/>
            <w:tcBorders>
              <w:top w:val="none" w:sz="0" w:space="0" w:color="000000"/>
              <w:left w:val="none" w:sz="0" w:space="0" w:color="000000"/>
              <w:bottom w:val="none" w:sz="0" w:space="0" w:color="000000"/>
              <w:right w:val="none" w:sz="0" w:space="0" w:color="000000"/>
            </w:tcBorders>
          </w:tcPr>
          <w:p w14:paraId="3D8AEA86" w14:textId="77777777" w:rsidR="002A64F7" w:rsidRDefault="00000000">
            <w:pPr>
              <w:spacing w:before="20" w:after="20" w:line="240" w:lineRule="auto"/>
              <w:jc w:val="center"/>
            </w:pPr>
            <w:r>
              <w:rPr>
                <w:rFonts w:cs="Times New Roman"/>
                <w:sz w:val="20"/>
              </w:rPr>
              <w:t>1.468</w:t>
            </w:r>
          </w:p>
        </w:tc>
        <w:tc>
          <w:tcPr>
            <w:tcW w:w="2340" w:type="dxa"/>
            <w:tcBorders>
              <w:top w:val="none" w:sz="0" w:space="0" w:color="000000"/>
              <w:left w:val="none" w:sz="0" w:space="0" w:color="000000"/>
              <w:bottom w:val="none" w:sz="0" w:space="0" w:color="000000"/>
              <w:right w:val="none" w:sz="0" w:space="0" w:color="000000"/>
            </w:tcBorders>
          </w:tcPr>
          <w:p w14:paraId="1553F8B0" w14:textId="77777777" w:rsidR="002A64F7" w:rsidRDefault="00000000">
            <w:pPr>
              <w:spacing w:before="20" w:after="20" w:line="240" w:lineRule="auto"/>
              <w:jc w:val="center"/>
            </w:pPr>
            <w:r>
              <w:rPr>
                <w:rFonts w:cs="Times New Roman"/>
                <w:sz w:val="20"/>
              </w:rPr>
              <w:t>[1.434, 1.502]</w:t>
            </w:r>
          </w:p>
        </w:tc>
        <w:tc>
          <w:tcPr>
            <w:tcW w:w="2340" w:type="dxa"/>
            <w:tcBorders>
              <w:top w:val="none" w:sz="0" w:space="0" w:color="000000"/>
              <w:left w:val="none" w:sz="0" w:space="0" w:color="000000"/>
              <w:bottom w:val="none" w:sz="0" w:space="0" w:color="000000"/>
              <w:right w:val="none" w:sz="0" w:space="0" w:color="000000"/>
            </w:tcBorders>
          </w:tcPr>
          <w:p w14:paraId="517841E4" w14:textId="77777777" w:rsidR="002A64F7" w:rsidRDefault="00000000">
            <w:pPr>
              <w:spacing w:before="20" w:after="20" w:line="240" w:lineRule="auto"/>
              <w:jc w:val="center"/>
            </w:pPr>
            <w:r>
              <w:rPr>
                <w:rFonts w:cs="Times New Roman"/>
                <w:sz w:val="20"/>
              </w:rPr>
              <w:t>&lt; .001</w:t>
            </w:r>
          </w:p>
        </w:tc>
      </w:tr>
      <w:tr w:rsidR="002A64F7" w14:paraId="063B73CF" w14:textId="77777777">
        <w:tc>
          <w:tcPr>
            <w:tcW w:w="2340" w:type="dxa"/>
            <w:tcBorders>
              <w:top w:val="none" w:sz="0" w:space="0" w:color="000000"/>
              <w:left w:val="none" w:sz="0" w:space="0" w:color="000000"/>
              <w:bottom w:val="none" w:sz="0" w:space="0" w:color="000000"/>
              <w:right w:val="none" w:sz="0" w:space="0" w:color="000000"/>
            </w:tcBorders>
          </w:tcPr>
          <w:p w14:paraId="35D5FC4D" w14:textId="77777777" w:rsidR="002A64F7" w:rsidRDefault="00000000">
            <w:pPr>
              <w:spacing w:before="20" w:after="20" w:line="240" w:lineRule="auto"/>
            </w:pPr>
            <w:r>
              <w:rPr>
                <w:rFonts w:cs="Times New Roman"/>
                <w:sz w:val="20"/>
              </w:rPr>
              <w:t>Race: Black NH (ref: Asian NH)</w:t>
            </w:r>
          </w:p>
        </w:tc>
        <w:tc>
          <w:tcPr>
            <w:tcW w:w="2340" w:type="dxa"/>
            <w:tcBorders>
              <w:top w:val="none" w:sz="0" w:space="0" w:color="000000"/>
              <w:left w:val="none" w:sz="0" w:space="0" w:color="000000"/>
              <w:bottom w:val="none" w:sz="0" w:space="0" w:color="000000"/>
              <w:right w:val="none" w:sz="0" w:space="0" w:color="000000"/>
            </w:tcBorders>
          </w:tcPr>
          <w:p w14:paraId="6D3CE17F" w14:textId="77777777" w:rsidR="002A64F7" w:rsidRDefault="00000000">
            <w:pPr>
              <w:spacing w:before="20" w:after="20" w:line="240" w:lineRule="auto"/>
              <w:jc w:val="center"/>
            </w:pPr>
            <w:r>
              <w:rPr>
                <w:rFonts w:cs="Times New Roman"/>
                <w:sz w:val="20"/>
              </w:rPr>
              <w:t>1.861</w:t>
            </w:r>
          </w:p>
        </w:tc>
        <w:tc>
          <w:tcPr>
            <w:tcW w:w="2340" w:type="dxa"/>
            <w:tcBorders>
              <w:top w:val="none" w:sz="0" w:space="0" w:color="000000"/>
              <w:left w:val="none" w:sz="0" w:space="0" w:color="000000"/>
              <w:bottom w:val="none" w:sz="0" w:space="0" w:color="000000"/>
              <w:right w:val="none" w:sz="0" w:space="0" w:color="000000"/>
            </w:tcBorders>
          </w:tcPr>
          <w:p w14:paraId="53A3C8EF" w14:textId="77777777" w:rsidR="002A64F7" w:rsidRDefault="00000000">
            <w:pPr>
              <w:spacing w:before="20" w:after="20" w:line="240" w:lineRule="auto"/>
              <w:jc w:val="center"/>
            </w:pPr>
            <w:r>
              <w:rPr>
                <w:rFonts w:cs="Times New Roman"/>
                <w:sz w:val="20"/>
              </w:rPr>
              <w:t>[1.709, 2.027]</w:t>
            </w:r>
          </w:p>
        </w:tc>
        <w:tc>
          <w:tcPr>
            <w:tcW w:w="2340" w:type="dxa"/>
            <w:tcBorders>
              <w:top w:val="none" w:sz="0" w:space="0" w:color="000000"/>
              <w:left w:val="none" w:sz="0" w:space="0" w:color="000000"/>
              <w:bottom w:val="none" w:sz="0" w:space="0" w:color="000000"/>
              <w:right w:val="none" w:sz="0" w:space="0" w:color="000000"/>
            </w:tcBorders>
          </w:tcPr>
          <w:p w14:paraId="4D606625" w14:textId="77777777" w:rsidR="002A64F7" w:rsidRDefault="00000000">
            <w:pPr>
              <w:spacing w:before="20" w:after="20" w:line="240" w:lineRule="auto"/>
              <w:jc w:val="center"/>
            </w:pPr>
            <w:r>
              <w:rPr>
                <w:rFonts w:cs="Times New Roman"/>
                <w:sz w:val="20"/>
              </w:rPr>
              <w:t>&lt; .001</w:t>
            </w:r>
          </w:p>
        </w:tc>
      </w:tr>
      <w:tr w:rsidR="002A64F7" w14:paraId="68CA6301" w14:textId="77777777">
        <w:tc>
          <w:tcPr>
            <w:tcW w:w="2340" w:type="dxa"/>
            <w:tcBorders>
              <w:top w:val="none" w:sz="0" w:space="0" w:color="000000"/>
              <w:left w:val="none" w:sz="0" w:space="0" w:color="000000"/>
              <w:bottom w:val="none" w:sz="0" w:space="0" w:color="000000"/>
              <w:right w:val="none" w:sz="0" w:space="0" w:color="000000"/>
            </w:tcBorders>
          </w:tcPr>
          <w:p w14:paraId="31D681ED" w14:textId="77777777" w:rsidR="002A64F7" w:rsidRDefault="00000000">
            <w:pPr>
              <w:spacing w:before="20" w:after="20" w:line="240" w:lineRule="auto"/>
            </w:pPr>
            <w:r>
              <w:rPr>
                <w:rFonts w:cs="Times New Roman"/>
                <w:sz w:val="20"/>
              </w:rPr>
              <w:t>Race: Hispanic</w:t>
            </w:r>
          </w:p>
        </w:tc>
        <w:tc>
          <w:tcPr>
            <w:tcW w:w="2340" w:type="dxa"/>
            <w:tcBorders>
              <w:top w:val="none" w:sz="0" w:space="0" w:color="000000"/>
              <w:left w:val="none" w:sz="0" w:space="0" w:color="000000"/>
              <w:bottom w:val="none" w:sz="0" w:space="0" w:color="000000"/>
              <w:right w:val="none" w:sz="0" w:space="0" w:color="000000"/>
            </w:tcBorders>
          </w:tcPr>
          <w:p w14:paraId="0D431DA5" w14:textId="77777777" w:rsidR="002A64F7" w:rsidRDefault="00000000">
            <w:pPr>
              <w:spacing w:before="20" w:after="20" w:line="240" w:lineRule="auto"/>
              <w:jc w:val="center"/>
            </w:pPr>
            <w:r>
              <w:rPr>
                <w:rFonts w:cs="Times New Roman"/>
                <w:sz w:val="20"/>
              </w:rPr>
              <w:t>1.189</w:t>
            </w:r>
          </w:p>
        </w:tc>
        <w:tc>
          <w:tcPr>
            <w:tcW w:w="2340" w:type="dxa"/>
            <w:tcBorders>
              <w:top w:val="none" w:sz="0" w:space="0" w:color="000000"/>
              <w:left w:val="none" w:sz="0" w:space="0" w:color="000000"/>
              <w:bottom w:val="none" w:sz="0" w:space="0" w:color="000000"/>
              <w:right w:val="none" w:sz="0" w:space="0" w:color="000000"/>
            </w:tcBorders>
          </w:tcPr>
          <w:p w14:paraId="62D4ED6D" w14:textId="77777777" w:rsidR="002A64F7" w:rsidRDefault="00000000">
            <w:pPr>
              <w:spacing w:before="20" w:after="20" w:line="240" w:lineRule="auto"/>
              <w:jc w:val="center"/>
            </w:pPr>
            <w:r>
              <w:rPr>
                <w:rFonts w:cs="Times New Roman"/>
                <w:sz w:val="20"/>
              </w:rPr>
              <w:t>[1.096, 1.291]</w:t>
            </w:r>
          </w:p>
        </w:tc>
        <w:tc>
          <w:tcPr>
            <w:tcW w:w="2340" w:type="dxa"/>
            <w:tcBorders>
              <w:top w:val="none" w:sz="0" w:space="0" w:color="000000"/>
              <w:left w:val="none" w:sz="0" w:space="0" w:color="000000"/>
              <w:bottom w:val="none" w:sz="0" w:space="0" w:color="000000"/>
              <w:right w:val="none" w:sz="0" w:space="0" w:color="000000"/>
            </w:tcBorders>
          </w:tcPr>
          <w:p w14:paraId="1DA54811" w14:textId="77777777" w:rsidR="002A64F7" w:rsidRDefault="00000000">
            <w:pPr>
              <w:spacing w:before="20" w:after="20" w:line="240" w:lineRule="auto"/>
              <w:jc w:val="center"/>
            </w:pPr>
            <w:r>
              <w:rPr>
                <w:rFonts w:cs="Times New Roman"/>
                <w:sz w:val="20"/>
              </w:rPr>
              <w:t>&lt; .001</w:t>
            </w:r>
          </w:p>
        </w:tc>
      </w:tr>
      <w:tr w:rsidR="002A64F7" w14:paraId="56A01A3A" w14:textId="77777777">
        <w:tc>
          <w:tcPr>
            <w:tcW w:w="2340" w:type="dxa"/>
            <w:tcBorders>
              <w:top w:val="none" w:sz="0" w:space="0" w:color="000000"/>
              <w:left w:val="none" w:sz="0" w:space="0" w:color="000000"/>
              <w:bottom w:val="none" w:sz="0" w:space="0" w:color="000000"/>
              <w:right w:val="none" w:sz="0" w:space="0" w:color="000000"/>
            </w:tcBorders>
          </w:tcPr>
          <w:p w14:paraId="37450B5C" w14:textId="77777777" w:rsidR="002A64F7" w:rsidRDefault="00000000">
            <w:pPr>
              <w:spacing w:before="20" w:after="20" w:line="240" w:lineRule="auto"/>
            </w:pPr>
            <w:r>
              <w:rPr>
                <w:rFonts w:cs="Times New Roman"/>
                <w:sz w:val="20"/>
              </w:rPr>
              <w:t>Race: Other</w:t>
            </w:r>
          </w:p>
        </w:tc>
        <w:tc>
          <w:tcPr>
            <w:tcW w:w="2340" w:type="dxa"/>
            <w:tcBorders>
              <w:top w:val="none" w:sz="0" w:space="0" w:color="000000"/>
              <w:left w:val="none" w:sz="0" w:space="0" w:color="000000"/>
              <w:bottom w:val="none" w:sz="0" w:space="0" w:color="000000"/>
              <w:right w:val="none" w:sz="0" w:space="0" w:color="000000"/>
            </w:tcBorders>
          </w:tcPr>
          <w:p w14:paraId="6ED194C5" w14:textId="77777777" w:rsidR="002A64F7" w:rsidRDefault="00000000">
            <w:pPr>
              <w:spacing w:before="20" w:after="20" w:line="240" w:lineRule="auto"/>
              <w:jc w:val="center"/>
            </w:pPr>
            <w:r>
              <w:rPr>
                <w:rFonts w:cs="Times New Roman"/>
                <w:sz w:val="20"/>
              </w:rPr>
              <w:t>2.084</w:t>
            </w:r>
          </w:p>
        </w:tc>
        <w:tc>
          <w:tcPr>
            <w:tcW w:w="2340" w:type="dxa"/>
            <w:tcBorders>
              <w:top w:val="none" w:sz="0" w:space="0" w:color="000000"/>
              <w:left w:val="none" w:sz="0" w:space="0" w:color="000000"/>
              <w:bottom w:val="none" w:sz="0" w:space="0" w:color="000000"/>
              <w:right w:val="none" w:sz="0" w:space="0" w:color="000000"/>
            </w:tcBorders>
          </w:tcPr>
          <w:p w14:paraId="79454D4A" w14:textId="77777777" w:rsidR="002A64F7" w:rsidRDefault="00000000">
            <w:pPr>
              <w:spacing w:before="20" w:after="20" w:line="240" w:lineRule="auto"/>
              <w:jc w:val="center"/>
            </w:pPr>
            <w:r>
              <w:rPr>
                <w:rFonts w:cs="Times New Roman"/>
                <w:sz w:val="20"/>
              </w:rPr>
              <w:t>[1.862, 2.332]</w:t>
            </w:r>
          </w:p>
        </w:tc>
        <w:tc>
          <w:tcPr>
            <w:tcW w:w="2340" w:type="dxa"/>
            <w:tcBorders>
              <w:top w:val="none" w:sz="0" w:space="0" w:color="000000"/>
              <w:left w:val="none" w:sz="0" w:space="0" w:color="000000"/>
              <w:bottom w:val="none" w:sz="0" w:space="0" w:color="000000"/>
              <w:right w:val="none" w:sz="0" w:space="0" w:color="000000"/>
            </w:tcBorders>
          </w:tcPr>
          <w:p w14:paraId="72B2F64F" w14:textId="77777777" w:rsidR="002A64F7" w:rsidRDefault="00000000">
            <w:pPr>
              <w:spacing w:before="20" w:after="20" w:line="240" w:lineRule="auto"/>
              <w:jc w:val="center"/>
            </w:pPr>
            <w:r>
              <w:rPr>
                <w:rFonts w:cs="Times New Roman"/>
                <w:sz w:val="20"/>
              </w:rPr>
              <w:t>&lt; .001</w:t>
            </w:r>
          </w:p>
        </w:tc>
      </w:tr>
      <w:tr w:rsidR="002A64F7" w14:paraId="2AF45F8A" w14:textId="77777777">
        <w:tc>
          <w:tcPr>
            <w:tcW w:w="2340" w:type="dxa"/>
            <w:tcBorders>
              <w:top w:val="none" w:sz="0" w:space="0" w:color="000000"/>
              <w:left w:val="none" w:sz="0" w:space="0" w:color="000000"/>
              <w:bottom w:val="none" w:sz="0" w:space="0" w:color="000000"/>
              <w:right w:val="none" w:sz="0" w:space="0" w:color="000000"/>
            </w:tcBorders>
          </w:tcPr>
          <w:p w14:paraId="571B01B4" w14:textId="77777777" w:rsidR="002A64F7" w:rsidRDefault="00000000">
            <w:pPr>
              <w:spacing w:before="20" w:after="20" w:line="240" w:lineRule="auto"/>
            </w:pPr>
            <w:r>
              <w:rPr>
                <w:rFonts w:cs="Times New Roman"/>
                <w:sz w:val="20"/>
              </w:rPr>
              <w:t>Race: White NH</w:t>
            </w:r>
          </w:p>
        </w:tc>
        <w:tc>
          <w:tcPr>
            <w:tcW w:w="2340" w:type="dxa"/>
            <w:tcBorders>
              <w:top w:val="none" w:sz="0" w:space="0" w:color="000000"/>
              <w:left w:val="none" w:sz="0" w:space="0" w:color="000000"/>
              <w:bottom w:val="none" w:sz="0" w:space="0" w:color="000000"/>
              <w:right w:val="none" w:sz="0" w:space="0" w:color="000000"/>
            </w:tcBorders>
          </w:tcPr>
          <w:p w14:paraId="421D400A" w14:textId="77777777" w:rsidR="002A64F7" w:rsidRDefault="00000000">
            <w:pPr>
              <w:spacing w:before="20" w:after="20" w:line="240" w:lineRule="auto"/>
              <w:jc w:val="center"/>
            </w:pPr>
            <w:r>
              <w:rPr>
                <w:rFonts w:cs="Times New Roman"/>
                <w:sz w:val="20"/>
              </w:rPr>
              <w:t>2.110</w:t>
            </w:r>
          </w:p>
        </w:tc>
        <w:tc>
          <w:tcPr>
            <w:tcW w:w="2340" w:type="dxa"/>
            <w:tcBorders>
              <w:top w:val="none" w:sz="0" w:space="0" w:color="000000"/>
              <w:left w:val="none" w:sz="0" w:space="0" w:color="000000"/>
              <w:bottom w:val="none" w:sz="0" w:space="0" w:color="000000"/>
              <w:right w:val="none" w:sz="0" w:space="0" w:color="000000"/>
            </w:tcBorders>
          </w:tcPr>
          <w:p w14:paraId="772E9DD1" w14:textId="77777777" w:rsidR="002A64F7" w:rsidRDefault="00000000">
            <w:pPr>
              <w:spacing w:before="20" w:after="20" w:line="240" w:lineRule="auto"/>
              <w:jc w:val="center"/>
            </w:pPr>
            <w:r>
              <w:rPr>
                <w:rFonts w:cs="Times New Roman"/>
                <w:sz w:val="20"/>
              </w:rPr>
              <w:t>[1.967, 2.264]</w:t>
            </w:r>
          </w:p>
        </w:tc>
        <w:tc>
          <w:tcPr>
            <w:tcW w:w="2340" w:type="dxa"/>
            <w:tcBorders>
              <w:top w:val="none" w:sz="0" w:space="0" w:color="000000"/>
              <w:left w:val="none" w:sz="0" w:space="0" w:color="000000"/>
              <w:bottom w:val="none" w:sz="0" w:space="0" w:color="000000"/>
              <w:right w:val="none" w:sz="0" w:space="0" w:color="000000"/>
            </w:tcBorders>
          </w:tcPr>
          <w:p w14:paraId="52694121" w14:textId="77777777" w:rsidR="002A64F7" w:rsidRDefault="00000000">
            <w:pPr>
              <w:spacing w:before="20" w:after="20" w:line="240" w:lineRule="auto"/>
              <w:jc w:val="center"/>
            </w:pPr>
            <w:r>
              <w:rPr>
                <w:rFonts w:cs="Times New Roman"/>
                <w:sz w:val="20"/>
              </w:rPr>
              <w:t>&lt; .001</w:t>
            </w:r>
          </w:p>
        </w:tc>
      </w:tr>
      <w:tr w:rsidR="002A64F7" w14:paraId="0F7592A3" w14:textId="77777777">
        <w:tc>
          <w:tcPr>
            <w:tcW w:w="2340" w:type="dxa"/>
            <w:tcBorders>
              <w:top w:val="none" w:sz="0" w:space="0" w:color="000000"/>
              <w:left w:val="none" w:sz="0" w:space="0" w:color="000000"/>
              <w:bottom w:val="none" w:sz="0" w:space="0" w:color="000000"/>
              <w:right w:val="none" w:sz="0" w:space="0" w:color="000000"/>
            </w:tcBorders>
          </w:tcPr>
          <w:p w14:paraId="7C01EEB8" w14:textId="77777777" w:rsidR="002A64F7" w:rsidRDefault="00000000">
            <w:pPr>
              <w:spacing w:before="20" w:after="20" w:line="240" w:lineRule="auto"/>
            </w:pPr>
            <w:r>
              <w:rPr>
                <w:rFonts w:cs="Times New Roman"/>
                <w:sz w:val="20"/>
              </w:rPr>
              <w:t>Education: BA+</w:t>
            </w:r>
          </w:p>
        </w:tc>
        <w:tc>
          <w:tcPr>
            <w:tcW w:w="2340" w:type="dxa"/>
            <w:tcBorders>
              <w:top w:val="none" w:sz="0" w:space="0" w:color="000000"/>
              <w:left w:val="none" w:sz="0" w:space="0" w:color="000000"/>
              <w:bottom w:val="none" w:sz="0" w:space="0" w:color="000000"/>
              <w:right w:val="none" w:sz="0" w:space="0" w:color="000000"/>
            </w:tcBorders>
          </w:tcPr>
          <w:p w14:paraId="713014E2" w14:textId="77777777" w:rsidR="002A64F7" w:rsidRDefault="00000000">
            <w:pPr>
              <w:spacing w:before="20" w:after="20" w:line="240" w:lineRule="auto"/>
              <w:jc w:val="center"/>
            </w:pPr>
            <w:r>
              <w:rPr>
                <w:rFonts w:cs="Times New Roman"/>
                <w:sz w:val="20"/>
              </w:rPr>
              <w:t>2.273</w:t>
            </w:r>
          </w:p>
        </w:tc>
        <w:tc>
          <w:tcPr>
            <w:tcW w:w="2340" w:type="dxa"/>
            <w:tcBorders>
              <w:top w:val="none" w:sz="0" w:space="0" w:color="000000"/>
              <w:left w:val="none" w:sz="0" w:space="0" w:color="000000"/>
              <w:bottom w:val="none" w:sz="0" w:space="0" w:color="000000"/>
              <w:right w:val="none" w:sz="0" w:space="0" w:color="000000"/>
            </w:tcBorders>
          </w:tcPr>
          <w:p w14:paraId="5C9E0EAC" w14:textId="77777777" w:rsidR="002A64F7" w:rsidRDefault="00000000">
            <w:pPr>
              <w:spacing w:before="20" w:after="20" w:line="240" w:lineRule="auto"/>
              <w:jc w:val="center"/>
            </w:pPr>
            <w:r>
              <w:rPr>
                <w:rFonts w:cs="Times New Roman"/>
                <w:sz w:val="20"/>
              </w:rPr>
              <w:t>[2.208, 2.340]</w:t>
            </w:r>
          </w:p>
        </w:tc>
        <w:tc>
          <w:tcPr>
            <w:tcW w:w="2340" w:type="dxa"/>
            <w:tcBorders>
              <w:top w:val="none" w:sz="0" w:space="0" w:color="000000"/>
              <w:left w:val="none" w:sz="0" w:space="0" w:color="000000"/>
              <w:bottom w:val="none" w:sz="0" w:space="0" w:color="000000"/>
              <w:right w:val="none" w:sz="0" w:space="0" w:color="000000"/>
            </w:tcBorders>
          </w:tcPr>
          <w:p w14:paraId="36A5BDF8" w14:textId="77777777" w:rsidR="002A64F7" w:rsidRDefault="00000000">
            <w:pPr>
              <w:spacing w:before="20" w:after="20" w:line="240" w:lineRule="auto"/>
              <w:jc w:val="center"/>
            </w:pPr>
            <w:r>
              <w:rPr>
                <w:rFonts w:cs="Times New Roman"/>
                <w:sz w:val="20"/>
              </w:rPr>
              <w:t>&lt; .001</w:t>
            </w:r>
          </w:p>
        </w:tc>
      </w:tr>
      <w:tr w:rsidR="002A64F7" w14:paraId="0D88D61C" w14:textId="77777777">
        <w:tc>
          <w:tcPr>
            <w:tcW w:w="2340" w:type="dxa"/>
            <w:tcBorders>
              <w:top w:val="none" w:sz="0" w:space="0" w:color="000000"/>
              <w:left w:val="none" w:sz="0" w:space="0" w:color="000000"/>
              <w:bottom w:val="none" w:sz="0" w:space="0" w:color="000000"/>
              <w:right w:val="none" w:sz="0" w:space="0" w:color="000000"/>
            </w:tcBorders>
          </w:tcPr>
          <w:p w14:paraId="2C872BE4" w14:textId="77777777" w:rsidR="002A64F7" w:rsidRDefault="00000000">
            <w:pPr>
              <w:spacing w:before="20" w:after="20" w:line="240" w:lineRule="auto"/>
            </w:pPr>
            <w:r>
              <w:rPr>
                <w:rFonts w:cs="Times New Roman"/>
                <w:sz w:val="20"/>
              </w:rPr>
              <w:t>Employed</w:t>
            </w:r>
          </w:p>
        </w:tc>
        <w:tc>
          <w:tcPr>
            <w:tcW w:w="2340" w:type="dxa"/>
            <w:tcBorders>
              <w:top w:val="none" w:sz="0" w:space="0" w:color="000000"/>
              <w:left w:val="none" w:sz="0" w:space="0" w:color="000000"/>
              <w:bottom w:val="none" w:sz="0" w:space="0" w:color="000000"/>
              <w:right w:val="none" w:sz="0" w:space="0" w:color="000000"/>
            </w:tcBorders>
          </w:tcPr>
          <w:p w14:paraId="58AB97E7" w14:textId="77777777" w:rsidR="002A64F7" w:rsidRDefault="00000000">
            <w:pPr>
              <w:spacing w:before="20" w:after="20" w:line="240" w:lineRule="auto"/>
              <w:jc w:val="center"/>
            </w:pPr>
            <w:r>
              <w:rPr>
                <w:rFonts w:cs="Times New Roman"/>
                <w:sz w:val="20"/>
              </w:rPr>
              <w:t>1.172</w:t>
            </w:r>
          </w:p>
        </w:tc>
        <w:tc>
          <w:tcPr>
            <w:tcW w:w="2340" w:type="dxa"/>
            <w:tcBorders>
              <w:top w:val="none" w:sz="0" w:space="0" w:color="000000"/>
              <w:left w:val="none" w:sz="0" w:space="0" w:color="000000"/>
              <w:bottom w:val="none" w:sz="0" w:space="0" w:color="000000"/>
              <w:right w:val="none" w:sz="0" w:space="0" w:color="000000"/>
            </w:tcBorders>
          </w:tcPr>
          <w:p w14:paraId="49EF5D19" w14:textId="77777777" w:rsidR="002A64F7" w:rsidRDefault="00000000">
            <w:pPr>
              <w:spacing w:before="20" w:after="20" w:line="240" w:lineRule="auto"/>
              <w:jc w:val="center"/>
            </w:pPr>
            <w:r>
              <w:rPr>
                <w:rFonts w:cs="Times New Roman"/>
                <w:sz w:val="20"/>
              </w:rPr>
              <w:t>[1.133, 1.212]</w:t>
            </w:r>
          </w:p>
        </w:tc>
        <w:tc>
          <w:tcPr>
            <w:tcW w:w="2340" w:type="dxa"/>
            <w:tcBorders>
              <w:top w:val="none" w:sz="0" w:space="0" w:color="000000"/>
              <w:left w:val="none" w:sz="0" w:space="0" w:color="000000"/>
              <w:bottom w:val="none" w:sz="0" w:space="0" w:color="000000"/>
              <w:right w:val="none" w:sz="0" w:space="0" w:color="000000"/>
            </w:tcBorders>
          </w:tcPr>
          <w:p w14:paraId="7ED35C4C" w14:textId="77777777" w:rsidR="002A64F7" w:rsidRDefault="00000000">
            <w:pPr>
              <w:spacing w:before="20" w:after="20" w:line="240" w:lineRule="auto"/>
              <w:jc w:val="center"/>
            </w:pPr>
            <w:r>
              <w:rPr>
                <w:rFonts w:cs="Times New Roman"/>
                <w:sz w:val="20"/>
              </w:rPr>
              <w:t>&lt; .001</w:t>
            </w:r>
          </w:p>
        </w:tc>
      </w:tr>
      <w:tr w:rsidR="002A64F7" w14:paraId="352FE414" w14:textId="77777777">
        <w:tc>
          <w:tcPr>
            <w:tcW w:w="2340" w:type="dxa"/>
            <w:tcBorders>
              <w:top w:val="none" w:sz="0" w:space="0" w:color="000000"/>
              <w:left w:val="none" w:sz="0" w:space="0" w:color="000000"/>
              <w:bottom w:val="none" w:sz="0" w:space="0" w:color="000000"/>
              <w:right w:val="none" w:sz="0" w:space="0" w:color="000000"/>
            </w:tcBorders>
          </w:tcPr>
          <w:p w14:paraId="558AA572" w14:textId="77777777" w:rsidR="002A64F7" w:rsidRDefault="00000000">
            <w:pPr>
              <w:spacing w:before="20" w:after="20" w:line="240" w:lineRule="auto"/>
            </w:pPr>
            <w:r>
              <w:rPr>
                <w:rFonts w:cs="Times New Roman"/>
                <w:sz w:val="20"/>
              </w:rPr>
              <w:t>Married</w:t>
            </w:r>
          </w:p>
        </w:tc>
        <w:tc>
          <w:tcPr>
            <w:tcW w:w="2340" w:type="dxa"/>
            <w:tcBorders>
              <w:top w:val="none" w:sz="0" w:space="0" w:color="000000"/>
              <w:left w:val="none" w:sz="0" w:space="0" w:color="000000"/>
              <w:bottom w:val="none" w:sz="0" w:space="0" w:color="000000"/>
              <w:right w:val="none" w:sz="0" w:space="0" w:color="000000"/>
            </w:tcBorders>
          </w:tcPr>
          <w:p w14:paraId="42F9E5DF" w14:textId="77777777" w:rsidR="002A64F7" w:rsidRDefault="00000000">
            <w:pPr>
              <w:spacing w:before="20" w:after="20" w:line="240" w:lineRule="auto"/>
              <w:jc w:val="center"/>
            </w:pPr>
            <w:r>
              <w:rPr>
                <w:rFonts w:cs="Times New Roman"/>
                <w:sz w:val="20"/>
              </w:rPr>
              <w:t>1.331</w:t>
            </w:r>
          </w:p>
        </w:tc>
        <w:tc>
          <w:tcPr>
            <w:tcW w:w="2340" w:type="dxa"/>
            <w:tcBorders>
              <w:top w:val="none" w:sz="0" w:space="0" w:color="000000"/>
              <w:left w:val="none" w:sz="0" w:space="0" w:color="000000"/>
              <w:bottom w:val="none" w:sz="0" w:space="0" w:color="000000"/>
              <w:right w:val="none" w:sz="0" w:space="0" w:color="000000"/>
            </w:tcBorders>
          </w:tcPr>
          <w:p w14:paraId="07F48597" w14:textId="77777777" w:rsidR="002A64F7" w:rsidRDefault="00000000">
            <w:pPr>
              <w:spacing w:before="20" w:after="20" w:line="240" w:lineRule="auto"/>
              <w:jc w:val="center"/>
            </w:pPr>
            <w:r>
              <w:rPr>
                <w:rFonts w:cs="Times New Roman"/>
                <w:sz w:val="20"/>
              </w:rPr>
              <w:t>[1.292, 1.371]</w:t>
            </w:r>
          </w:p>
        </w:tc>
        <w:tc>
          <w:tcPr>
            <w:tcW w:w="2340" w:type="dxa"/>
            <w:tcBorders>
              <w:top w:val="none" w:sz="0" w:space="0" w:color="000000"/>
              <w:left w:val="none" w:sz="0" w:space="0" w:color="000000"/>
              <w:bottom w:val="none" w:sz="0" w:space="0" w:color="000000"/>
              <w:right w:val="none" w:sz="0" w:space="0" w:color="000000"/>
            </w:tcBorders>
          </w:tcPr>
          <w:p w14:paraId="4AB5A2B5" w14:textId="77777777" w:rsidR="002A64F7" w:rsidRDefault="00000000">
            <w:pPr>
              <w:spacing w:before="20" w:after="20" w:line="240" w:lineRule="auto"/>
              <w:jc w:val="center"/>
            </w:pPr>
            <w:r>
              <w:rPr>
                <w:rFonts w:cs="Times New Roman"/>
                <w:sz w:val="20"/>
              </w:rPr>
              <w:t>&lt; .001</w:t>
            </w:r>
          </w:p>
        </w:tc>
      </w:tr>
      <w:tr w:rsidR="002A64F7" w14:paraId="5B380F24" w14:textId="77777777">
        <w:tc>
          <w:tcPr>
            <w:tcW w:w="2340" w:type="dxa"/>
            <w:tcBorders>
              <w:top w:val="none" w:sz="0" w:space="0" w:color="000000"/>
              <w:left w:val="none" w:sz="0" w:space="0" w:color="000000"/>
              <w:bottom w:val="none" w:sz="0" w:space="0" w:color="000000"/>
              <w:right w:val="none" w:sz="0" w:space="0" w:color="000000"/>
            </w:tcBorders>
          </w:tcPr>
          <w:p w14:paraId="094DA371" w14:textId="77777777" w:rsidR="002A64F7" w:rsidRDefault="00000000">
            <w:pPr>
              <w:spacing w:before="20" w:after="20" w:line="240" w:lineRule="auto"/>
            </w:pPr>
            <w:r>
              <w:rPr>
                <w:rFonts w:cs="Times New Roman"/>
                <w:sz w:val="20"/>
              </w:rPr>
              <w:t>Family income (log)</w:t>
            </w:r>
          </w:p>
        </w:tc>
        <w:tc>
          <w:tcPr>
            <w:tcW w:w="2340" w:type="dxa"/>
            <w:tcBorders>
              <w:top w:val="none" w:sz="0" w:space="0" w:color="000000"/>
              <w:left w:val="none" w:sz="0" w:space="0" w:color="000000"/>
              <w:bottom w:val="none" w:sz="0" w:space="0" w:color="000000"/>
              <w:right w:val="none" w:sz="0" w:space="0" w:color="000000"/>
            </w:tcBorders>
          </w:tcPr>
          <w:p w14:paraId="0283E72B" w14:textId="77777777" w:rsidR="002A64F7" w:rsidRDefault="00000000">
            <w:pPr>
              <w:spacing w:before="20" w:after="20" w:line="240" w:lineRule="auto"/>
              <w:jc w:val="center"/>
            </w:pPr>
            <w:r>
              <w:rPr>
                <w:rFonts w:cs="Times New Roman"/>
                <w:sz w:val="20"/>
              </w:rPr>
              <w:t>1.240</w:t>
            </w:r>
          </w:p>
        </w:tc>
        <w:tc>
          <w:tcPr>
            <w:tcW w:w="2340" w:type="dxa"/>
            <w:tcBorders>
              <w:top w:val="none" w:sz="0" w:space="0" w:color="000000"/>
              <w:left w:val="none" w:sz="0" w:space="0" w:color="000000"/>
              <w:bottom w:val="none" w:sz="0" w:space="0" w:color="000000"/>
              <w:right w:val="none" w:sz="0" w:space="0" w:color="000000"/>
            </w:tcBorders>
          </w:tcPr>
          <w:p w14:paraId="19480A2E" w14:textId="77777777" w:rsidR="002A64F7" w:rsidRDefault="00000000">
            <w:pPr>
              <w:spacing w:before="20" w:after="20" w:line="240" w:lineRule="auto"/>
              <w:jc w:val="center"/>
            </w:pPr>
            <w:r>
              <w:rPr>
                <w:rFonts w:cs="Times New Roman"/>
                <w:sz w:val="20"/>
              </w:rPr>
              <w:t>[1.215, 1.266]</w:t>
            </w:r>
          </w:p>
        </w:tc>
        <w:tc>
          <w:tcPr>
            <w:tcW w:w="2340" w:type="dxa"/>
            <w:tcBorders>
              <w:top w:val="none" w:sz="0" w:space="0" w:color="000000"/>
              <w:left w:val="none" w:sz="0" w:space="0" w:color="000000"/>
              <w:bottom w:val="none" w:sz="0" w:space="0" w:color="000000"/>
              <w:right w:val="none" w:sz="0" w:space="0" w:color="000000"/>
            </w:tcBorders>
          </w:tcPr>
          <w:p w14:paraId="7BBB4AF8" w14:textId="77777777" w:rsidR="002A64F7" w:rsidRDefault="00000000">
            <w:pPr>
              <w:spacing w:before="20" w:after="20" w:line="240" w:lineRule="auto"/>
              <w:jc w:val="center"/>
            </w:pPr>
            <w:r>
              <w:rPr>
                <w:rFonts w:cs="Times New Roman"/>
                <w:sz w:val="20"/>
              </w:rPr>
              <w:t>&lt; .001</w:t>
            </w:r>
          </w:p>
        </w:tc>
      </w:tr>
      <w:tr w:rsidR="002A64F7" w14:paraId="66BDED2D" w14:textId="77777777">
        <w:tc>
          <w:tcPr>
            <w:tcW w:w="2340" w:type="dxa"/>
            <w:tcBorders>
              <w:top w:val="none" w:sz="0" w:space="0" w:color="000000"/>
              <w:left w:val="none" w:sz="0" w:space="0" w:color="000000"/>
              <w:bottom w:val="none" w:sz="0" w:space="0" w:color="000000"/>
              <w:right w:val="none" w:sz="0" w:space="0" w:color="000000"/>
            </w:tcBorders>
          </w:tcPr>
          <w:p w14:paraId="10A9CC72" w14:textId="77777777" w:rsidR="002A64F7" w:rsidRDefault="00000000">
            <w:pPr>
              <w:spacing w:before="20" w:after="20" w:line="240" w:lineRule="auto"/>
            </w:pPr>
            <w:r>
              <w:rPr>
                <w:rFonts w:cs="Times New Roman"/>
                <w:sz w:val="20"/>
              </w:rPr>
              <w:t>Metropolitan</w:t>
            </w:r>
          </w:p>
        </w:tc>
        <w:tc>
          <w:tcPr>
            <w:tcW w:w="2340" w:type="dxa"/>
            <w:tcBorders>
              <w:top w:val="none" w:sz="0" w:space="0" w:color="000000"/>
              <w:left w:val="none" w:sz="0" w:space="0" w:color="000000"/>
              <w:bottom w:val="none" w:sz="0" w:space="0" w:color="000000"/>
              <w:right w:val="none" w:sz="0" w:space="0" w:color="000000"/>
            </w:tcBorders>
          </w:tcPr>
          <w:p w14:paraId="5D14E843" w14:textId="77777777" w:rsidR="002A64F7" w:rsidRDefault="00000000">
            <w:pPr>
              <w:spacing w:before="20" w:after="20" w:line="240" w:lineRule="auto"/>
              <w:jc w:val="center"/>
            </w:pPr>
            <w:r>
              <w:rPr>
                <w:rFonts w:cs="Times New Roman"/>
                <w:sz w:val="20"/>
              </w:rPr>
              <w:t>0.929</w:t>
            </w:r>
          </w:p>
        </w:tc>
        <w:tc>
          <w:tcPr>
            <w:tcW w:w="2340" w:type="dxa"/>
            <w:tcBorders>
              <w:top w:val="none" w:sz="0" w:space="0" w:color="000000"/>
              <w:left w:val="none" w:sz="0" w:space="0" w:color="000000"/>
              <w:bottom w:val="none" w:sz="0" w:space="0" w:color="000000"/>
              <w:right w:val="none" w:sz="0" w:space="0" w:color="000000"/>
            </w:tcBorders>
          </w:tcPr>
          <w:p w14:paraId="061F2AAF" w14:textId="77777777" w:rsidR="002A64F7" w:rsidRDefault="00000000">
            <w:pPr>
              <w:spacing w:before="20" w:after="20" w:line="240" w:lineRule="auto"/>
              <w:jc w:val="center"/>
            </w:pPr>
            <w:r>
              <w:rPr>
                <w:rFonts w:cs="Times New Roman"/>
                <w:sz w:val="20"/>
              </w:rPr>
              <w:t>[0.894, 0.964]</w:t>
            </w:r>
          </w:p>
        </w:tc>
        <w:tc>
          <w:tcPr>
            <w:tcW w:w="2340" w:type="dxa"/>
            <w:tcBorders>
              <w:top w:val="none" w:sz="0" w:space="0" w:color="000000"/>
              <w:left w:val="none" w:sz="0" w:space="0" w:color="000000"/>
              <w:bottom w:val="none" w:sz="0" w:space="0" w:color="000000"/>
              <w:right w:val="none" w:sz="0" w:space="0" w:color="000000"/>
            </w:tcBorders>
          </w:tcPr>
          <w:p w14:paraId="74B534F7" w14:textId="77777777" w:rsidR="002A64F7" w:rsidRDefault="00000000">
            <w:pPr>
              <w:spacing w:before="20" w:after="20" w:line="240" w:lineRule="auto"/>
              <w:jc w:val="center"/>
            </w:pPr>
            <w:r>
              <w:rPr>
                <w:rFonts w:cs="Times New Roman"/>
                <w:sz w:val="20"/>
              </w:rPr>
              <w:t>&lt; .001</w:t>
            </w:r>
          </w:p>
        </w:tc>
      </w:tr>
      <w:tr w:rsidR="002A64F7" w14:paraId="17885417" w14:textId="77777777">
        <w:tc>
          <w:tcPr>
            <w:tcW w:w="2340" w:type="dxa"/>
            <w:tcBorders>
              <w:top w:val="none" w:sz="0" w:space="0" w:color="000000"/>
              <w:left w:val="none" w:sz="0" w:space="0" w:color="000000"/>
              <w:bottom w:val="none" w:sz="0" w:space="0" w:color="000000"/>
              <w:right w:val="none" w:sz="0" w:space="0" w:color="000000"/>
            </w:tcBorders>
          </w:tcPr>
          <w:p w14:paraId="1F40C485" w14:textId="77777777" w:rsidR="002A64F7" w:rsidRDefault="00000000">
            <w:pPr>
              <w:spacing w:before="20" w:after="20" w:line="240" w:lineRule="auto"/>
            </w:pPr>
            <w:r>
              <w:rPr>
                <w:rFonts w:cs="Times New Roman"/>
                <w:sz w:val="20"/>
              </w:rPr>
              <w:t>Region: Northeast (ref: Midwest)</w:t>
            </w:r>
          </w:p>
        </w:tc>
        <w:tc>
          <w:tcPr>
            <w:tcW w:w="2340" w:type="dxa"/>
            <w:tcBorders>
              <w:top w:val="none" w:sz="0" w:space="0" w:color="000000"/>
              <w:left w:val="none" w:sz="0" w:space="0" w:color="000000"/>
              <w:bottom w:val="none" w:sz="0" w:space="0" w:color="000000"/>
              <w:right w:val="none" w:sz="0" w:space="0" w:color="000000"/>
            </w:tcBorders>
          </w:tcPr>
          <w:p w14:paraId="12BFEEBF" w14:textId="77777777" w:rsidR="002A64F7" w:rsidRDefault="00000000">
            <w:pPr>
              <w:spacing w:before="20" w:after="20" w:line="240" w:lineRule="auto"/>
              <w:jc w:val="center"/>
            </w:pPr>
            <w:r>
              <w:rPr>
                <w:rFonts w:cs="Times New Roman"/>
                <w:sz w:val="20"/>
              </w:rPr>
              <w:t>0.778</w:t>
            </w:r>
          </w:p>
        </w:tc>
        <w:tc>
          <w:tcPr>
            <w:tcW w:w="2340" w:type="dxa"/>
            <w:tcBorders>
              <w:top w:val="none" w:sz="0" w:space="0" w:color="000000"/>
              <w:left w:val="none" w:sz="0" w:space="0" w:color="000000"/>
              <w:bottom w:val="none" w:sz="0" w:space="0" w:color="000000"/>
              <w:right w:val="none" w:sz="0" w:space="0" w:color="000000"/>
            </w:tcBorders>
          </w:tcPr>
          <w:p w14:paraId="6836D35A" w14:textId="77777777" w:rsidR="002A64F7" w:rsidRDefault="00000000">
            <w:pPr>
              <w:spacing w:before="20" w:after="20" w:line="240" w:lineRule="auto"/>
              <w:jc w:val="center"/>
            </w:pPr>
            <w:r>
              <w:rPr>
                <w:rFonts w:cs="Times New Roman"/>
                <w:sz w:val="20"/>
              </w:rPr>
              <w:t>[0.743, 0.815]</w:t>
            </w:r>
          </w:p>
        </w:tc>
        <w:tc>
          <w:tcPr>
            <w:tcW w:w="2340" w:type="dxa"/>
            <w:tcBorders>
              <w:top w:val="none" w:sz="0" w:space="0" w:color="000000"/>
              <w:left w:val="none" w:sz="0" w:space="0" w:color="000000"/>
              <w:bottom w:val="none" w:sz="0" w:space="0" w:color="000000"/>
              <w:right w:val="none" w:sz="0" w:space="0" w:color="000000"/>
            </w:tcBorders>
          </w:tcPr>
          <w:p w14:paraId="1A5705DB" w14:textId="77777777" w:rsidR="002A64F7" w:rsidRDefault="00000000">
            <w:pPr>
              <w:spacing w:before="20" w:after="20" w:line="240" w:lineRule="auto"/>
              <w:jc w:val="center"/>
            </w:pPr>
            <w:r>
              <w:rPr>
                <w:rFonts w:cs="Times New Roman"/>
                <w:sz w:val="20"/>
              </w:rPr>
              <w:t>&lt; .001</w:t>
            </w:r>
          </w:p>
        </w:tc>
      </w:tr>
      <w:tr w:rsidR="002A64F7" w14:paraId="2E7D6BC5" w14:textId="77777777">
        <w:tc>
          <w:tcPr>
            <w:tcW w:w="2340" w:type="dxa"/>
            <w:tcBorders>
              <w:top w:val="none" w:sz="0" w:space="0" w:color="000000"/>
              <w:left w:val="none" w:sz="0" w:space="0" w:color="000000"/>
              <w:bottom w:val="none" w:sz="0" w:space="0" w:color="000000"/>
              <w:right w:val="none" w:sz="0" w:space="0" w:color="000000"/>
            </w:tcBorders>
          </w:tcPr>
          <w:p w14:paraId="640EAC4D" w14:textId="77777777" w:rsidR="002A64F7" w:rsidRDefault="00000000">
            <w:pPr>
              <w:spacing w:before="20" w:after="20" w:line="240" w:lineRule="auto"/>
            </w:pPr>
            <w:r>
              <w:rPr>
                <w:rFonts w:cs="Times New Roman"/>
                <w:sz w:val="20"/>
              </w:rPr>
              <w:t>Region: South</w:t>
            </w:r>
          </w:p>
        </w:tc>
        <w:tc>
          <w:tcPr>
            <w:tcW w:w="2340" w:type="dxa"/>
            <w:tcBorders>
              <w:top w:val="none" w:sz="0" w:space="0" w:color="000000"/>
              <w:left w:val="none" w:sz="0" w:space="0" w:color="000000"/>
              <w:bottom w:val="none" w:sz="0" w:space="0" w:color="000000"/>
              <w:right w:val="none" w:sz="0" w:space="0" w:color="000000"/>
            </w:tcBorders>
          </w:tcPr>
          <w:p w14:paraId="21F4FDC9" w14:textId="77777777" w:rsidR="002A64F7" w:rsidRDefault="00000000">
            <w:pPr>
              <w:spacing w:before="20" w:after="20" w:line="240" w:lineRule="auto"/>
              <w:jc w:val="center"/>
            </w:pPr>
            <w:r>
              <w:rPr>
                <w:rFonts w:cs="Times New Roman"/>
                <w:sz w:val="20"/>
              </w:rPr>
              <w:t>0.819</w:t>
            </w:r>
          </w:p>
        </w:tc>
        <w:tc>
          <w:tcPr>
            <w:tcW w:w="2340" w:type="dxa"/>
            <w:tcBorders>
              <w:top w:val="none" w:sz="0" w:space="0" w:color="000000"/>
              <w:left w:val="none" w:sz="0" w:space="0" w:color="000000"/>
              <w:bottom w:val="none" w:sz="0" w:space="0" w:color="000000"/>
              <w:right w:val="none" w:sz="0" w:space="0" w:color="000000"/>
            </w:tcBorders>
          </w:tcPr>
          <w:p w14:paraId="4EB8CC81" w14:textId="77777777" w:rsidR="002A64F7" w:rsidRDefault="00000000">
            <w:pPr>
              <w:spacing w:before="20" w:after="20" w:line="240" w:lineRule="auto"/>
              <w:jc w:val="center"/>
            </w:pPr>
            <w:r>
              <w:rPr>
                <w:rFonts w:cs="Times New Roman"/>
                <w:sz w:val="20"/>
              </w:rPr>
              <w:t>[0.789, 0.851]</w:t>
            </w:r>
          </w:p>
        </w:tc>
        <w:tc>
          <w:tcPr>
            <w:tcW w:w="2340" w:type="dxa"/>
            <w:tcBorders>
              <w:top w:val="none" w:sz="0" w:space="0" w:color="000000"/>
              <w:left w:val="none" w:sz="0" w:space="0" w:color="000000"/>
              <w:bottom w:val="none" w:sz="0" w:space="0" w:color="000000"/>
              <w:right w:val="none" w:sz="0" w:space="0" w:color="000000"/>
            </w:tcBorders>
          </w:tcPr>
          <w:p w14:paraId="228A4B74" w14:textId="77777777" w:rsidR="002A64F7" w:rsidRDefault="00000000">
            <w:pPr>
              <w:spacing w:before="20" w:after="20" w:line="240" w:lineRule="auto"/>
              <w:jc w:val="center"/>
            </w:pPr>
            <w:r>
              <w:rPr>
                <w:rFonts w:cs="Times New Roman"/>
                <w:sz w:val="20"/>
              </w:rPr>
              <w:t>&lt; .001</w:t>
            </w:r>
          </w:p>
        </w:tc>
      </w:tr>
      <w:tr w:rsidR="002A64F7" w14:paraId="765A155E" w14:textId="77777777">
        <w:tc>
          <w:tcPr>
            <w:tcW w:w="2340" w:type="dxa"/>
            <w:tcBorders>
              <w:top w:val="none" w:sz="0" w:space="0" w:color="000000"/>
              <w:left w:val="none" w:sz="0" w:space="0" w:color="000000"/>
              <w:bottom w:val="none" w:sz="0" w:space="0" w:color="000000"/>
              <w:right w:val="none" w:sz="0" w:space="0" w:color="000000"/>
            </w:tcBorders>
          </w:tcPr>
          <w:p w14:paraId="1C9C3B1C" w14:textId="77777777" w:rsidR="002A64F7" w:rsidRDefault="00000000">
            <w:pPr>
              <w:spacing w:before="20" w:after="20" w:line="240" w:lineRule="auto"/>
            </w:pPr>
            <w:r>
              <w:rPr>
                <w:rFonts w:cs="Times New Roman"/>
                <w:sz w:val="20"/>
              </w:rPr>
              <w:t>Region: West</w:t>
            </w:r>
          </w:p>
        </w:tc>
        <w:tc>
          <w:tcPr>
            <w:tcW w:w="2340" w:type="dxa"/>
            <w:tcBorders>
              <w:top w:val="none" w:sz="0" w:space="0" w:color="000000"/>
              <w:left w:val="none" w:sz="0" w:space="0" w:color="000000"/>
              <w:bottom w:val="none" w:sz="0" w:space="0" w:color="000000"/>
              <w:right w:val="none" w:sz="0" w:space="0" w:color="000000"/>
            </w:tcBorders>
          </w:tcPr>
          <w:p w14:paraId="30947325" w14:textId="77777777" w:rsidR="002A64F7" w:rsidRDefault="00000000">
            <w:pPr>
              <w:spacing w:before="20" w:after="20" w:line="240" w:lineRule="auto"/>
              <w:jc w:val="center"/>
            </w:pPr>
            <w:r>
              <w:rPr>
                <w:rFonts w:cs="Times New Roman"/>
                <w:sz w:val="20"/>
              </w:rPr>
              <w:t>0.902</w:t>
            </w:r>
          </w:p>
        </w:tc>
        <w:tc>
          <w:tcPr>
            <w:tcW w:w="2340" w:type="dxa"/>
            <w:tcBorders>
              <w:top w:val="none" w:sz="0" w:space="0" w:color="000000"/>
              <w:left w:val="none" w:sz="0" w:space="0" w:color="000000"/>
              <w:bottom w:val="none" w:sz="0" w:space="0" w:color="000000"/>
              <w:right w:val="none" w:sz="0" w:space="0" w:color="000000"/>
            </w:tcBorders>
          </w:tcPr>
          <w:p w14:paraId="4A122157" w14:textId="77777777" w:rsidR="002A64F7" w:rsidRDefault="00000000">
            <w:pPr>
              <w:spacing w:before="20" w:after="20" w:line="240" w:lineRule="auto"/>
              <w:jc w:val="center"/>
            </w:pPr>
            <w:r>
              <w:rPr>
                <w:rFonts w:cs="Times New Roman"/>
                <w:sz w:val="20"/>
              </w:rPr>
              <w:t>[0.866, 0.940]</w:t>
            </w:r>
          </w:p>
        </w:tc>
        <w:tc>
          <w:tcPr>
            <w:tcW w:w="2340" w:type="dxa"/>
            <w:tcBorders>
              <w:top w:val="none" w:sz="0" w:space="0" w:color="000000"/>
              <w:left w:val="none" w:sz="0" w:space="0" w:color="000000"/>
              <w:bottom w:val="none" w:sz="0" w:space="0" w:color="000000"/>
              <w:right w:val="none" w:sz="0" w:space="0" w:color="000000"/>
            </w:tcBorders>
          </w:tcPr>
          <w:p w14:paraId="3495EAB6" w14:textId="77777777" w:rsidR="002A64F7" w:rsidRDefault="00000000">
            <w:pPr>
              <w:spacing w:before="20" w:after="20" w:line="240" w:lineRule="auto"/>
              <w:jc w:val="center"/>
            </w:pPr>
            <w:r>
              <w:rPr>
                <w:rFonts w:cs="Times New Roman"/>
                <w:sz w:val="20"/>
              </w:rPr>
              <w:t>&lt; .001</w:t>
            </w:r>
          </w:p>
        </w:tc>
      </w:tr>
      <w:tr w:rsidR="002A64F7" w14:paraId="5B0672D5" w14:textId="77777777">
        <w:tc>
          <w:tcPr>
            <w:tcW w:w="2340" w:type="dxa"/>
            <w:tcBorders>
              <w:top w:val="none" w:sz="0" w:space="0" w:color="000000"/>
              <w:left w:val="none" w:sz="0" w:space="0" w:color="000000"/>
              <w:bottom w:val="none" w:sz="0" w:space="0" w:color="000000"/>
              <w:right w:val="none" w:sz="0" w:space="0" w:color="000000"/>
            </w:tcBorders>
          </w:tcPr>
          <w:p w14:paraId="78F29B66" w14:textId="77777777" w:rsidR="002A64F7" w:rsidRDefault="00000000">
            <w:pPr>
              <w:spacing w:before="20" w:after="20" w:line="240" w:lineRule="auto"/>
            </w:pPr>
            <w:r>
              <w:rPr>
                <w:rFonts w:cs="Times New Roman"/>
                <w:sz w:val="20"/>
              </w:rPr>
              <w:t>Post-COVID period</w:t>
            </w:r>
          </w:p>
        </w:tc>
        <w:tc>
          <w:tcPr>
            <w:tcW w:w="2340" w:type="dxa"/>
            <w:tcBorders>
              <w:top w:val="none" w:sz="0" w:space="0" w:color="000000"/>
              <w:left w:val="none" w:sz="0" w:space="0" w:color="000000"/>
              <w:bottom w:val="none" w:sz="0" w:space="0" w:color="000000"/>
              <w:right w:val="none" w:sz="0" w:space="0" w:color="000000"/>
            </w:tcBorders>
          </w:tcPr>
          <w:p w14:paraId="0E4099C2" w14:textId="77777777" w:rsidR="002A64F7" w:rsidRDefault="00000000">
            <w:pPr>
              <w:spacing w:before="20" w:after="20" w:line="240" w:lineRule="auto"/>
              <w:jc w:val="center"/>
            </w:pPr>
            <w:r>
              <w:rPr>
                <w:rFonts w:cs="Times New Roman"/>
                <w:sz w:val="20"/>
              </w:rPr>
              <w:t>0.759</w:t>
            </w:r>
          </w:p>
        </w:tc>
        <w:tc>
          <w:tcPr>
            <w:tcW w:w="2340" w:type="dxa"/>
            <w:tcBorders>
              <w:top w:val="none" w:sz="0" w:space="0" w:color="000000"/>
              <w:left w:val="none" w:sz="0" w:space="0" w:color="000000"/>
              <w:bottom w:val="none" w:sz="0" w:space="0" w:color="000000"/>
              <w:right w:val="none" w:sz="0" w:space="0" w:color="000000"/>
            </w:tcBorders>
          </w:tcPr>
          <w:p w14:paraId="5F576B23" w14:textId="77777777" w:rsidR="002A64F7" w:rsidRDefault="00000000">
            <w:pPr>
              <w:spacing w:before="20" w:after="20" w:line="240" w:lineRule="auto"/>
              <w:jc w:val="center"/>
            </w:pPr>
            <w:r>
              <w:rPr>
                <w:rFonts w:cs="Times New Roman"/>
                <w:sz w:val="20"/>
              </w:rPr>
              <w:t>[0.736, 0.782]</w:t>
            </w:r>
          </w:p>
        </w:tc>
        <w:tc>
          <w:tcPr>
            <w:tcW w:w="2340" w:type="dxa"/>
            <w:tcBorders>
              <w:top w:val="none" w:sz="0" w:space="0" w:color="000000"/>
              <w:left w:val="none" w:sz="0" w:space="0" w:color="000000"/>
              <w:bottom w:val="none" w:sz="0" w:space="0" w:color="000000"/>
              <w:right w:val="none" w:sz="0" w:space="0" w:color="000000"/>
            </w:tcBorders>
          </w:tcPr>
          <w:p w14:paraId="37B5F861" w14:textId="77777777" w:rsidR="002A64F7" w:rsidRDefault="00000000">
            <w:pPr>
              <w:spacing w:before="20" w:after="20" w:line="240" w:lineRule="auto"/>
              <w:jc w:val="center"/>
            </w:pPr>
            <w:r>
              <w:rPr>
                <w:rFonts w:cs="Times New Roman"/>
                <w:sz w:val="20"/>
              </w:rPr>
              <w:t>&lt; .001</w:t>
            </w:r>
          </w:p>
        </w:tc>
      </w:tr>
      <w:tr w:rsidR="002A64F7" w14:paraId="046B968F" w14:textId="77777777">
        <w:tc>
          <w:tcPr>
            <w:tcW w:w="2340" w:type="dxa"/>
            <w:tcBorders>
              <w:top w:val="none" w:sz="0" w:space="0" w:color="000000"/>
              <w:left w:val="none" w:sz="0" w:space="0" w:color="000000"/>
              <w:bottom w:val="none" w:sz="0" w:space="0" w:color="000000"/>
              <w:right w:val="none" w:sz="0" w:space="0" w:color="000000"/>
            </w:tcBorders>
          </w:tcPr>
          <w:p w14:paraId="21704E2A" w14:textId="77777777" w:rsidR="002A64F7" w:rsidRDefault="002A64F7">
            <w:pPr>
              <w:spacing w:before="20" w:after="20" w:line="240" w:lineRule="auto"/>
            </w:pPr>
          </w:p>
        </w:tc>
        <w:tc>
          <w:tcPr>
            <w:tcW w:w="2340" w:type="dxa"/>
            <w:tcBorders>
              <w:top w:val="none" w:sz="0" w:space="0" w:color="000000"/>
              <w:left w:val="none" w:sz="0" w:space="0" w:color="000000"/>
              <w:bottom w:val="none" w:sz="0" w:space="0" w:color="000000"/>
              <w:right w:val="none" w:sz="0" w:space="0" w:color="000000"/>
            </w:tcBorders>
          </w:tcPr>
          <w:p w14:paraId="6C73739A"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2426CCB0"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7F874B95" w14:textId="77777777" w:rsidR="002A64F7" w:rsidRDefault="002A64F7">
            <w:pPr>
              <w:spacing w:before="20" w:after="20" w:line="240" w:lineRule="auto"/>
              <w:jc w:val="center"/>
            </w:pPr>
          </w:p>
        </w:tc>
      </w:tr>
      <w:tr w:rsidR="002A64F7" w14:paraId="645AB269" w14:textId="77777777">
        <w:tc>
          <w:tcPr>
            <w:tcW w:w="2340" w:type="dxa"/>
            <w:tcBorders>
              <w:top w:val="none" w:sz="0" w:space="0" w:color="000000"/>
              <w:left w:val="none" w:sz="0" w:space="0" w:color="000000"/>
              <w:bottom w:val="none" w:sz="0" w:space="0" w:color="000000"/>
              <w:right w:val="none" w:sz="0" w:space="0" w:color="000000"/>
            </w:tcBorders>
          </w:tcPr>
          <w:p w14:paraId="2E7B9024" w14:textId="77777777" w:rsidR="002A64F7" w:rsidRDefault="00000000">
            <w:pPr>
              <w:spacing w:before="20" w:after="20" w:line="240" w:lineRule="auto"/>
            </w:pPr>
            <w:r>
              <w:rPr>
                <w:rFonts w:cs="Times New Roman"/>
                <w:sz w:val="20"/>
              </w:rPr>
              <w:t>Socialization x Generation Interactions</w:t>
            </w:r>
          </w:p>
        </w:tc>
        <w:tc>
          <w:tcPr>
            <w:tcW w:w="2340" w:type="dxa"/>
            <w:tcBorders>
              <w:top w:val="none" w:sz="0" w:space="0" w:color="000000"/>
              <w:left w:val="none" w:sz="0" w:space="0" w:color="000000"/>
              <w:bottom w:val="none" w:sz="0" w:space="0" w:color="000000"/>
              <w:right w:val="none" w:sz="0" w:space="0" w:color="000000"/>
            </w:tcBorders>
          </w:tcPr>
          <w:p w14:paraId="555584A7"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4CCED0C3"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352B975E" w14:textId="77777777" w:rsidR="002A64F7" w:rsidRDefault="002A64F7">
            <w:pPr>
              <w:spacing w:before="20" w:after="20" w:line="240" w:lineRule="auto"/>
              <w:jc w:val="center"/>
            </w:pPr>
          </w:p>
        </w:tc>
      </w:tr>
      <w:tr w:rsidR="002A64F7" w14:paraId="646BF3EA" w14:textId="77777777">
        <w:tc>
          <w:tcPr>
            <w:tcW w:w="2340" w:type="dxa"/>
            <w:tcBorders>
              <w:top w:val="none" w:sz="0" w:space="0" w:color="000000"/>
              <w:left w:val="none" w:sz="0" w:space="0" w:color="000000"/>
              <w:bottom w:val="none" w:sz="0" w:space="0" w:color="000000"/>
              <w:right w:val="none" w:sz="0" w:space="0" w:color="000000"/>
            </w:tcBorders>
          </w:tcPr>
          <w:p w14:paraId="067B4801" w14:textId="77777777" w:rsidR="002A64F7" w:rsidRDefault="00000000">
            <w:pPr>
              <w:spacing w:before="20" w:after="20" w:line="240" w:lineRule="auto"/>
            </w:pPr>
            <w:r>
              <w:rPr>
                <w:rFonts w:cs="Times New Roman"/>
                <w:sz w:val="20"/>
              </w:rPr>
              <w:t xml:space="preserve">  Few times/yr x Millennial</w:t>
            </w:r>
          </w:p>
        </w:tc>
        <w:tc>
          <w:tcPr>
            <w:tcW w:w="2340" w:type="dxa"/>
            <w:tcBorders>
              <w:top w:val="none" w:sz="0" w:space="0" w:color="000000"/>
              <w:left w:val="none" w:sz="0" w:space="0" w:color="000000"/>
              <w:bottom w:val="none" w:sz="0" w:space="0" w:color="000000"/>
              <w:right w:val="none" w:sz="0" w:space="0" w:color="000000"/>
            </w:tcBorders>
          </w:tcPr>
          <w:p w14:paraId="42860A62" w14:textId="77777777" w:rsidR="002A64F7" w:rsidRDefault="00000000">
            <w:pPr>
              <w:spacing w:before="20" w:after="20" w:line="240" w:lineRule="auto"/>
              <w:jc w:val="center"/>
            </w:pPr>
            <w:r>
              <w:rPr>
                <w:rFonts w:cs="Times New Roman"/>
                <w:sz w:val="20"/>
              </w:rPr>
              <w:t>0.947</w:t>
            </w:r>
          </w:p>
        </w:tc>
        <w:tc>
          <w:tcPr>
            <w:tcW w:w="2340" w:type="dxa"/>
            <w:tcBorders>
              <w:top w:val="none" w:sz="0" w:space="0" w:color="000000"/>
              <w:left w:val="none" w:sz="0" w:space="0" w:color="000000"/>
              <w:bottom w:val="none" w:sz="0" w:space="0" w:color="000000"/>
              <w:right w:val="none" w:sz="0" w:space="0" w:color="000000"/>
            </w:tcBorders>
          </w:tcPr>
          <w:p w14:paraId="2B491809" w14:textId="77777777" w:rsidR="002A64F7" w:rsidRDefault="00000000">
            <w:pPr>
              <w:spacing w:before="20" w:after="20" w:line="240" w:lineRule="auto"/>
              <w:jc w:val="center"/>
            </w:pPr>
            <w:r>
              <w:rPr>
                <w:rFonts w:cs="Times New Roman"/>
                <w:sz w:val="20"/>
              </w:rPr>
              <w:t>[0.774, 1.159]</w:t>
            </w:r>
          </w:p>
        </w:tc>
        <w:tc>
          <w:tcPr>
            <w:tcW w:w="2340" w:type="dxa"/>
            <w:tcBorders>
              <w:top w:val="none" w:sz="0" w:space="0" w:color="000000"/>
              <w:left w:val="none" w:sz="0" w:space="0" w:color="000000"/>
              <w:bottom w:val="none" w:sz="0" w:space="0" w:color="000000"/>
              <w:right w:val="none" w:sz="0" w:space="0" w:color="000000"/>
            </w:tcBorders>
          </w:tcPr>
          <w:p w14:paraId="2E2BE138" w14:textId="77777777" w:rsidR="002A64F7" w:rsidRDefault="00000000">
            <w:pPr>
              <w:spacing w:before="20" w:after="20" w:line="240" w:lineRule="auto"/>
              <w:jc w:val="center"/>
            </w:pPr>
            <w:r>
              <w:rPr>
                <w:rFonts w:cs="Times New Roman"/>
                <w:sz w:val="20"/>
              </w:rPr>
              <w:t>0.600</w:t>
            </w:r>
          </w:p>
        </w:tc>
      </w:tr>
      <w:tr w:rsidR="002A64F7" w14:paraId="5BFF8976" w14:textId="77777777">
        <w:tc>
          <w:tcPr>
            <w:tcW w:w="2340" w:type="dxa"/>
            <w:tcBorders>
              <w:top w:val="none" w:sz="0" w:space="0" w:color="000000"/>
              <w:left w:val="none" w:sz="0" w:space="0" w:color="000000"/>
              <w:bottom w:val="none" w:sz="0" w:space="0" w:color="000000"/>
              <w:right w:val="none" w:sz="0" w:space="0" w:color="000000"/>
            </w:tcBorders>
          </w:tcPr>
          <w:p w14:paraId="1C79384B" w14:textId="77777777" w:rsidR="002A64F7" w:rsidRDefault="00000000">
            <w:pPr>
              <w:spacing w:before="20" w:after="20" w:line="240" w:lineRule="auto"/>
            </w:pPr>
            <w:r>
              <w:rPr>
                <w:rFonts w:cs="Times New Roman"/>
                <w:sz w:val="20"/>
              </w:rPr>
              <w:t xml:space="preserve">  Once/mo x Millennial</w:t>
            </w:r>
          </w:p>
        </w:tc>
        <w:tc>
          <w:tcPr>
            <w:tcW w:w="2340" w:type="dxa"/>
            <w:tcBorders>
              <w:top w:val="none" w:sz="0" w:space="0" w:color="000000"/>
              <w:left w:val="none" w:sz="0" w:space="0" w:color="000000"/>
              <w:bottom w:val="none" w:sz="0" w:space="0" w:color="000000"/>
              <w:right w:val="none" w:sz="0" w:space="0" w:color="000000"/>
            </w:tcBorders>
          </w:tcPr>
          <w:p w14:paraId="71715861" w14:textId="77777777" w:rsidR="002A64F7" w:rsidRDefault="00000000">
            <w:pPr>
              <w:spacing w:before="20" w:after="20" w:line="240" w:lineRule="auto"/>
              <w:jc w:val="center"/>
            </w:pPr>
            <w:r>
              <w:rPr>
                <w:rFonts w:cs="Times New Roman"/>
                <w:sz w:val="20"/>
              </w:rPr>
              <w:t>0.810</w:t>
            </w:r>
          </w:p>
        </w:tc>
        <w:tc>
          <w:tcPr>
            <w:tcW w:w="2340" w:type="dxa"/>
            <w:tcBorders>
              <w:top w:val="none" w:sz="0" w:space="0" w:color="000000"/>
              <w:left w:val="none" w:sz="0" w:space="0" w:color="000000"/>
              <w:bottom w:val="none" w:sz="0" w:space="0" w:color="000000"/>
              <w:right w:val="none" w:sz="0" w:space="0" w:color="000000"/>
            </w:tcBorders>
          </w:tcPr>
          <w:p w14:paraId="245877DA" w14:textId="77777777" w:rsidR="002A64F7" w:rsidRDefault="00000000">
            <w:pPr>
              <w:spacing w:before="20" w:after="20" w:line="240" w:lineRule="auto"/>
              <w:jc w:val="center"/>
            </w:pPr>
            <w:r>
              <w:rPr>
                <w:rFonts w:cs="Times New Roman"/>
                <w:sz w:val="20"/>
              </w:rPr>
              <w:t>[0.650, 1.010]</w:t>
            </w:r>
          </w:p>
        </w:tc>
        <w:tc>
          <w:tcPr>
            <w:tcW w:w="2340" w:type="dxa"/>
            <w:tcBorders>
              <w:top w:val="none" w:sz="0" w:space="0" w:color="000000"/>
              <w:left w:val="none" w:sz="0" w:space="0" w:color="000000"/>
              <w:bottom w:val="none" w:sz="0" w:space="0" w:color="000000"/>
              <w:right w:val="none" w:sz="0" w:space="0" w:color="000000"/>
            </w:tcBorders>
          </w:tcPr>
          <w:p w14:paraId="70FAAE59" w14:textId="77777777" w:rsidR="002A64F7" w:rsidRDefault="00000000">
            <w:pPr>
              <w:spacing w:before="20" w:after="20" w:line="240" w:lineRule="auto"/>
              <w:jc w:val="center"/>
            </w:pPr>
            <w:r>
              <w:rPr>
                <w:rFonts w:cs="Times New Roman"/>
                <w:sz w:val="20"/>
              </w:rPr>
              <w:t>0.061</w:t>
            </w:r>
          </w:p>
        </w:tc>
      </w:tr>
      <w:tr w:rsidR="002A64F7" w14:paraId="53B17731" w14:textId="77777777">
        <w:tc>
          <w:tcPr>
            <w:tcW w:w="2340" w:type="dxa"/>
            <w:tcBorders>
              <w:top w:val="none" w:sz="0" w:space="0" w:color="000000"/>
              <w:left w:val="none" w:sz="0" w:space="0" w:color="000000"/>
              <w:bottom w:val="none" w:sz="0" w:space="0" w:color="000000"/>
              <w:right w:val="none" w:sz="0" w:space="0" w:color="000000"/>
            </w:tcBorders>
          </w:tcPr>
          <w:p w14:paraId="75495AE4" w14:textId="77777777" w:rsidR="002A64F7" w:rsidRDefault="00000000">
            <w:pPr>
              <w:spacing w:before="20" w:after="20" w:line="240" w:lineRule="auto"/>
            </w:pPr>
            <w:r>
              <w:rPr>
                <w:rFonts w:cs="Times New Roman"/>
                <w:sz w:val="20"/>
              </w:rPr>
              <w:t xml:space="preserve">  Few times/mo x Millennial</w:t>
            </w:r>
          </w:p>
        </w:tc>
        <w:tc>
          <w:tcPr>
            <w:tcW w:w="2340" w:type="dxa"/>
            <w:tcBorders>
              <w:top w:val="none" w:sz="0" w:space="0" w:color="000000"/>
              <w:left w:val="none" w:sz="0" w:space="0" w:color="000000"/>
              <w:bottom w:val="none" w:sz="0" w:space="0" w:color="000000"/>
              <w:right w:val="none" w:sz="0" w:space="0" w:color="000000"/>
            </w:tcBorders>
          </w:tcPr>
          <w:p w14:paraId="1A30D3AB" w14:textId="77777777" w:rsidR="002A64F7" w:rsidRDefault="00000000">
            <w:pPr>
              <w:spacing w:before="20" w:after="20" w:line="240" w:lineRule="auto"/>
              <w:jc w:val="center"/>
            </w:pPr>
            <w:r>
              <w:rPr>
                <w:rFonts w:cs="Times New Roman"/>
                <w:sz w:val="20"/>
              </w:rPr>
              <w:t>0.861</w:t>
            </w:r>
          </w:p>
        </w:tc>
        <w:tc>
          <w:tcPr>
            <w:tcW w:w="2340" w:type="dxa"/>
            <w:tcBorders>
              <w:top w:val="none" w:sz="0" w:space="0" w:color="000000"/>
              <w:left w:val="none" w:sz="0" w:space="0" w:color="000000"/>
              <w:bottom w:val="none" w:sz="0" w:space="0" w:color="000000"/>
              <w:right w:val="none" w:sz="0" w:space="0" w:color="000000"/>
            </w:tcBorders>
          </w:tcPr>
          <w:p w14:paraId="5E34FDE4" w14:textId="77777777" w:rsidR="002A64F7" w:rsidRDefault="00000000">
            <w:pPr>
              <w:spacing w:before="20" w:after="20" w:line="240" w:lineRule="auto"/>
              <w:jc w:val="center"/>
            </w:pPr>
            <w:r>
              <w:rPr>
                <w:rFonts w:cs="Times New Roman"/>
                <w:sz w:val="20"/>
              </w:rPr>
              <w:t>[0.710, 1.045]</w:t>
            </w:r>
          </w:p>
        </w:tc>
        <w:tc>
          <w:tcPr>
            <w:tcW w:w="2340" w:type="dxa"/>
            <w:tcBorders>
              <w:top w:val="none" w:sz="0" w:space="0" w:color="000000"/>
              <w:left w:val="none" w:sz="0" w:space="0" w:color="000000"/>
              <w:bottom w:val="none" w:sz="0" w:space="0" w:color="000000"/>
              <w:right w:val="none" w:sz="0" w:space="0" w:color="000000"/>
            </w:tcBorders>
          </w:tcPr>
          <w:p w14:paraId="31FD0B91" w14:textId="77777777" w:rsidR="002A64F7" w:rsidRDefault="00000000">
            <w:pPr>
              <w:spacing w:before="20" w:after="20" w:line="240" w:lineRule="auto"/>
              <w:jc w:val="center"/>
            </w:pPr>
            <w:r>
              <w:rPr>
                <w:rFonts w:cs="Times New Roman"/>
                <w:sz w:val="20"/>
              </w:rPr>
              <w:t>0.130</w:t>
            </w:r>
          </w:p>
        </w:tc>
      </w:tr>
      <w:tr w:rsidR="002A64F7" w14:paraId="21D56B51" w14:textId="77777777">
        <w:tc>
          <w:tcPr>
            <w:tcW w:w="2340" w:type="dxa"/>
            <w:tcBorders>
              <w:top w:val="none" w:sz="0" w:space="0" w:color="000000"/>
              <w:left w:val="none" w:sz="0" w:space="0" w:color="000000"/>
              <w:bottom w:val="none" w:sz="0" w:space="0" w:color="000000"/>
              <w:right w:val="none" w:sz="0" w:space="0" w:color="000000"/>
            </w:tcBorders>
          </w:tcPr>
          <w:p w14:paraId="5A367182" w14:textId="77777777" w:rsidR="002A64F7" w:rsidRDefault="00000000">
            <w:pPr>
              <w:spacing w:before="20" w:after="20" w:line="240" w:lineRule="auto"/>
            </w:pPr>
            <w:r>
              <w:rPr>
                <w:rFonts w:cs="Times New Roman"/>
                <w:sz w:val="20"/>
              </w:rPr>
              <w:t xml:space="preserve">  Few times/wk x Millennial</w:t>
            </w:r>
          </w:p>
        </w:tc>
        <w:tc>
          <w:tcPr>
            <w:tcW w:w="2340" w:type="dxa"/>
            <w:tcBorders>
              <w:top w:val="none" w:sz="0" w:space="0" w:color="000000"/>
              <w:left w:val="none" w:sz="0" w:space="0" w:color="000000"/>
              <w:bottom w:val="none" w:sz="0" w:space="0" w:color="000000"/>
              <w:right w:val="none" w:sz="0" w:space="0" w:color="000000"/>
            </w:tcBorders>
          </w:tcPr>
          <w:p w14:paraId="75AD78D7" w14:textId="77777777" w:rsidR="002A64F7" w:rsidRDefault="00000000">
            <w:pPr>
              <w:spacing w:before="20" w:after="20" w:line="240" w:lineRule="auto"/>
              <w:jc w:val="center"/>
            </w:pPr>
            <w:r>
              <w:rPr>
                <w:rFonts w:cs="Times New Roman"/>
                <w:sz w:val="20"/>
              </w:rPr>
              <w:t>1.049</w:t>
            </w:r>
          </w:p>
        </w:tc>
        <w:tc>
          <w:tcPr>
            <w:tcW w:w="2340" w:type="dxa"/>
            <w:tcBorders>
              <w:top w:val="none" w:sz="0" w:space="0" w:color="000000"/>
              <w:left w:val="none" w:sz="0" w:space="0" w:color="000000"/>
              <w:bottom w:val="none" w:sz="0" w:space="0" w:color="000000"/>
              <w:right w:val="none" w:sz="0" w:space="0" w:color="000000"/>
            </w:tcBorders>
          </w:tcPr>
          <w:p w14:paraId="1B01D089" w14:textId="77777777" w:rsidR="002A64F7" w:rsidRDefault="00000000">
            <w:pPr>
              <w:spacing w:before="20" w:after="20" w:line="240" w:lineRule="auto"/>
              <w:jc w:val="center"/>
            </w:pPr>
            <w:r>
              <w:rPr>
                <w:rFonts w:cs="Times New Roman"/>
                <w:sz w:val="20"/>
              </w:rPr>
              <w:t>[0.864, 1.274]</w:t>
            </w:r>
          </w:p>
        </w:tc>
        <w:tc>
          <w:tcPr>
            <w:tcW w:w="2340" w:type="dxa"/>
            <w:tcBorders>
              <w:top w:val="none" w:sz="0" w:space="0" w:color="000000"/>
              <w:left w:val="none" w:sz="0" w:space="0" w:color="000000"/>
              <w:bottom w:val="none" w:sz="0" w:space="0" w:color="000000"/>
              <w:right w:val="none" w:sz="0" w:space="0" w:color="000000"/>
            </w:tcBorders>
          </w:tcPr>
          <w:p w14:paraId="2FA9D822" w14:textId="77777777" w:rsidR="002A64F7" w:rsidRDefault="00000000">
            <w:pPr>
              <w:spacing w:before="20" w:after="20" w:line="240" w:lineRule="auto"/>
              <w:jc w:val="center"/>
            </w:pPr>
            <w:r>
              <w:rPr>
                <w:rFonts w:cs="Times New Roman"/>
                <w:sz w:val="20"/>
              </w:rPr>
              <w:t>0.628</w:t>
            </w:r>
          </w:p>
        </w:tc>
      </w:tr>
      <w:tr w:rsidR="002A64F7" w14:paraId="46372BF7" w14:textId="77777777">
        <w:tc>
          <w:tcPr>
            <w:tcW w:w="2340" w:type="dxa"/>
            <w:tcBorders>
              <w:top w:val="none" w:sz="0" w:space="0" w:color="000000"/>
              <w:left w:val="none" w:sz="0" w:space="0" w:color="000000"/>
              <w:bottom w:val="none" w:sz="0" w:space="0" w:color="000000"/>
              <w:right w:val="none" w:sz="0" w:space="0" w:color="000000"/>
            </w:tcBorders>
          </w:tcPr>
          <w:p w14:paraId="1382C989" w14:textId="77777777" w:rsidR="002A64F7" w:rsidRDefault="00000000">
            <w:pPr>
              <w:spacing w:before="20" w:after="20" w:line="240" w:lineRule="auto"/>
            </w:pPr>
            <w:r>
              <w:rPr>
                <w:rFonts w:cs="Times New Roman"/>
                <w:sz w:val="20"/>
              </w:rPr>
              <w:t xml:space="preserve">  Daily x Millennial</w:t>
            </w:r>
          </w:p>
        </w:tc>
        <w:tc>
          <w:tcPr>
            <w:tcW w:w="2340" w:type="dxa"/>
            <w:tcBorders>
              <w:top w:val="none" w:sz="0" w:space="0" w:color="000000"/>
              <w:left w:val="none" w:sz="0" w:space="0" w:color="000000"/>
              <w:bottom w:val="none" w:sz="0" w:space="0" w:color="000000"/>
              <w:right w:val="none" w:sz="0" w:space="0" w:color="000000"/>
            </w:tcBorders>
          </w:tcPr>
          <w:p w14:paraId="1B7A4EB6" w14:textId="77777777" w:rsidR="002A64F7" w:rsidRDefault="00000000">
            <w:pPr>
              <w:spacing w:before="20" w:after="20" w:line="240" w:lineRule="auto"/>
              <w:jc w:val="center"/>
            </w:pPr>
            <w:r>
              <w:rPr>
                <w:rFonts w:cs="Times New Roman"/>
                <w:sz w:val="20"/>
              </w:rPr>
              <w:t>1.101</w:t>
            </w:r>
          </w:p>
        </w:tc>
        <w:tc>
          <w:tcPr>
            <w:tcW w:w="2340" w:type="dxa"/>
            <w:tcBorders>
              <w:top w:val="none" w:sz="0" w:space="0" w:color="000000"/>
              <w:left w:val="none" w:sz="0" w:space="0" w:color="000000"/>
              <w:bottom w:val="none" w:sz="0" w:space="0" w:color="000000"/>
              <w:right w:val="none" w:sz="0" w:space="0" w:color="000000"/>
            </w:tcBorders>
          </w:tcPr>
          <w:p w14:paraId="3E2A4999" w14:textId="77777777" w:rsidR="002A64F7" w:rsidRDefault="00000000">
            <w:pPr>
              <w:spacing w:before="20" w:after="20" w:line="240" w:lineRule="auto"/>
              <w:jc w:val="center"/>
            </w:pPr>
            <w:r>
              <w:rPr>
                <w:rFonts w:cs="Times New Roman"/>
                <w:sz w:val="20"/>
              </w:rPr>
              <w:t>[0.854, 1.420]</w:t>
            </w:r>
          </w:p>
        </w:tc>
        <w:tc>
          <w:tcPr>
            <w:tcW w:w="2340" w:type="dxa"/>
            <w:tcBorders>
              <w:top w:val="none" w:sz="0" w:space="0" w:color="000000"/>
              <w:left w:val="none" w:sz="0" w:space="0" w:color="000000"/>
              <w:bottom w:val="none" w:sz="0" w:space="0" w:color="000000"/>
              <w:right w:val="none" w:sz="0" w:space="0" w:color="000000"/>
            </w:tcBorders>
          </w:tcPr>
          <w:p w14:paraId="7756563C" w14:textId="77777777" w:rsidR="002A64F7" w:rsidRDefault="00000000">
            <w:pPr>
              <w:spacing w:before="20" w:after="20" w:line="240" w:lineRule="auto"/>
              <w:jc w:val="center"/>
            </w:pPr>
            <w:r>
              <w:rPr>
                <w:rFonts w:cs="Times New Roman"/>
                <w:sz w:val="20"/>
              </w:rPr>
              <w:t>0.456</w:t>
            </w:r>
          </w:p>
        </w:tc>
      </w:tr>
      <w:tr w:rsidR="002A64F7" w14:paraId="37B36A8C" w14:textId="77777777">
        <w:tc>
          <w:tcPr>
            <w:tcW w:w="2340" w:type="dxa"/>
            <w:tcBorders>
              <w:top w:val="none" w:sz="0" w:space="0" w:color="000000"/>
              <w:left w:val="none" w:sz="0" w:space="0" w:color="000000"/>
              <w:bottom w:val="none" w:sz="0" w:space="0" w:color="000000"/>
              <w:right w:val="none" w:sz="0" w:space="0" w:color="000000"/>
            </w:tcBorders>
          </w:tcPr>
          <w:p w14:paraId="4D9E796C" w14:textId="77777777" w:rsidR="002A64F7" w:rsidRDefault="00000000">
            <w:pPr>
              <w:spacing w:before="20" w:after="20" w:line="240" w:lineRule="auto"/>
            </w:pPr>
            <w:r>
              <w:rPr>
                <w:rFonts w:cs="Times New Roman"/>
                <w:sz w:val="20"/>
              </w:rPr>
              <w:t xml:space="preserve">  Few times/yr x Gen X</w:t>
            </w:r>
          </w:p>
        </w:tc>
        <w:tc>
          <w:tcPr>
            <w:tcW w:w="2340" w:type="dxa"/>
            <w:tcBorders>
              <w:top w:val="none" w:sz="0" w:space="0" w:color="000000"/>
              <w:left w:val="none" w:sz="0" w:space="0" w:color="000000"/>
              <w:bottom w:val="none" w:sz="0" w:space="0" w:color="000000"/>
              <w:right w:val="none" w:sz="0" w:space="0" w:color="000000"/>
            </w:tcBorders>
          </w:tcPr>
          <w:p w14:paraId="53A50424" w14:textId="77777777" w:rsidR="002A64F7" w:rsidRDefault="00000000">
            <w:pPr>
              <w:spacing w:before="20" w:after="20" w:line="240" w:lineRule="auto"/>
              <w:jc w:val="center"/>
            </w:pPr>
            <w:r>
              <w:rPr>
                <w:rFonts w:cs="Times New Roman"/>
                <w:sz w:val="20"/>
              </w:rPr>
              <w:t>1.052</w:t>
            </w:r>
          </w:p>
        </w:tc>
        <w:tc>
          <w:tcPr>
            <w:tcW w:w="2340" w:type="dxa"/>
            <w:tcBorders>
              <w:top w:val="none" w:sz="0" w:space="0" w:color="000000"/>
              <w:left w:val="none" w:sz="0" w:space="0" w:color="000000"/>
              <w:bottom w:val="none" w:sz="0" w:space="0" w:color="000000"/>
              <w:right w:val="none" w:sz="0" w:space="0" w:color="000000"/>
            </w:tcBorders>
          </w:tcPr>
          <w:p w14:paraId="7C9CC618" w14:textId="77777777" w:rsidR="002A64F7" w:rsidRDefault="00000000">
            <w:pPr>
              <w:spacing w:before="20" w:after="20" w:line="240" w:lineRule="auto"/>
              <w:jc w:val="center"/>
            </w:pPr>
            <w:r>
              <w:rPr>
                <w:rFonts w:cs="Times New Roman"/>
                <w:sz w:val="20"/>
              </w:rPr>
              <w:t>[0.857, 1.291]</w:t>
            </w:r>
          </w:p>
        </w:tc>
        <w:tc>
          <w:tcPr>
            <w:tcW w:w="2340" w:type="dxa"/>
            <w:tcBorders>
              <w:top w:val="none" w:sz="0" w:space="0" w:color="000000"/>
              <w:left w:val="none" w:sz="0" w:space="0" w:color="000000"/>
              <w:bottom w:val="none" w:sz="0" w:space="0" w:color="000000"/>
              <w:right w:val="none" w:sz="0" w:space="0" w:color="000000"/>
            </w:tcBorders>
          </w:tcPr>
          <w:p w14:paraId="256891F0" w14:textId="77777777" w:rsidR="002A64F7" w:rsidRDefault="00000000">
            <w:pPr>
              <w:spacing w:before="20" w:after="20" w:line="240" w:lineRule="auto"/>
              <w:jc w:val="center"/>
            </w:pPr>
            <w:r>
              <w:rPr>
                <w:rFonts w:cs="Times New Roman"/>
                <w:sz w:val="20"/>
              </w:rPr>
              <w:t>0.630</w:t>
            </w:r>
          </w:p>
        </w:tc>
      </w:tr>
      <w:tr w:rsidR="002A64F7" w14:paraId="15413BB5" w14:textId="77777777">
        <w:tc>
          <w:tcPr>
            <w:tcW w:w="2340" w:type="dxa"/>
            <w:tcBorders>
              <w:top w:val="none" w:sz="0" w:space="0" w:color="000000"/>
              <w:left w:val="none" w:sz="0" w:space="0" w:color="000000"/>
              <w:bottom w:val="none" w:sz="0" w:space="0" w:color="000000"/>
              <w:right w:val="none" w:sz="0" w:space="0" w:color="000000"/>
            </w:tcBorders>
          </w:tcPr>
          <w:p w14:paraId="790B45D6" w14:textId="77777777" w:rsidR="002A64F7" w:rsidRDefault="00000000">
            <w:pPr>
              <w:spacing w:before="20" w:after="20" w:line="240" w:lineRule="auto"/>
            </w:pPr>
            <w:r>
              <w:rPr>
                <w:rFonts w:cs="Times New Roman"/>
                <w:sz w:val="20"/>
              </w:rPr>
              <w:lastRenderedPageBreak/>
              <w:t xml:space="preserve">  Once/mo x Gen X</w:t>
            </w:r>
          </w:p>
        </w:tc>
        <w:tc>
          <w:tcPr>
            <w:tcW w:w="2340" w:type="dxa"/>
            <w:tcBorders>
              <w:top w:val="none" w:sz="0" w:space="0" w:color="000000"/>
              <w:left w:val="none" w:sz="0" w:space="0" w:color="000000"/>
              <w:bottom w:val="none" w:sz="0" w:space="0" w:color="000000"/>
              <w:right w:val="none" w:sz="0" w:space="0" w:color="000000"/>
            </w:tcBorders>
          </w:tcPr>
          <w:p w14:paraId="40831FCC" w14:textId="77777777" w:rsidR="002A64F7" w:rsidRDefault="00000000">
            <w:pPr>
              <w:spacing w:before="20" w:after="20" w:line="240" w:lineRule="auto"/>
              <w:jc w:val="center"/>
            </w:pPr>
            <w:r>
              <w:rPr>
                <w:rFonts w:cs="Times New Roman"/>
                <w:sz w:val="20"/>
              </w:rPr>
              <w:t>0.917</w:t>
            </w:r>
          </w:p>
        </w:tc>
        <w:tc>
          <w:tcPr>
            <w:tcW w:w="2340" w:type="dxa"/>
            <w:tcBorders>
              <w:top w:val="none" w:sz="0" w:space="0" w:color="000000"/>
              <w:left w:val="none" w:sz="0" w:space="0" w:color="000000"/>
              <w:bottom w:val="none" w:sz="0" w:space="0" w:color="000000"/>
              <w:right w:val="none" w:sz="0" w:space="0" w:color="000000"/>
            </w:tcBorders>
          </w:tcPr>
          <w:p w14:paraId="0167B519" w14:textId="77777777" w:rsidR="002A64F7" w:rsidRDefault="00000000">
            <w:pPr>
              <w:spacing w:before="20" w:after="20" w:line="240" w:lineRule="auto"/>
              <w:jc w:val="center"/>
            </w:pPr>
            <w:r>
              <w:rPr>
                <w:rFonts w:cs="Times New Roman"/>
                <w:sz w:val="20"/>
              </w:rPr>
              <w:t>[0.734, 1.145]</w:t>
            </w:r>
          </w:p>
        </w:tc>
        <w:tc>
          <w:tcPr>
            <w:tcW w:w="2340" w:type="dxa"/>
            <w:tcBorders>
              <w:top w:val="none" w:sz="0" w:space="0" w:color="000000"/>
              <w:left w:val="none" w:sz="0" w:space="0" w:color="000000"/>
              <w:bottom w:val="none" w:sz="0" w:space="0" w:color="000000"/>
              <w:right w:val="none" w:sz="0" w:space="0" w:color="000000"/>
            </w:tcBorders>
          </w:tcPr>
          <w:p w14:paraId="029B2759" w14:textId="77777777" w:rsidR="002A64F7" w:rsidRDefault="00000000">
            <w:pPr>
              <w:spacing w:before="20" w:after="20" w:line="240" w:lineRule="auto"/>
              <w:jc w:val="center"/>
            </w:pPr>
            <w:r>
              <w:rPr>
                <w:rFonts w:cs="Times New Roman"/>
                <w:sz w:val="20"/>
              </w:rPr>
              <w:t>0.445</w:t>
            </w:r>
          </w:p>
        </w:tc>
      </w:tr>
      <w:tr w:rsidR="002A64F7" w14:paraId="6E51E549" w14:textId="77777777">
        <w:tc>
          <w:tcPr>
            <w:tcW w:w="2340" w:type="dxa"/>
            <w:tcBorders>
              <w:top w:val="none" w:sz="0" w:space="0" w:color="000000"/>
              <w:left w:val="none" w:sz="0" w:space="0" w:color="000000"/>
              <w:bottom w:val="none" w:sz="0" w:space="0" w:color="000000"/>
              <w:right w:val="none" w:sz="0" w:space="0" w:color="000000"/>
            </w:tcBorders>
          </w:tcPr>
          <w:p w14:paraId="029C3A7A" w14:textId="77777777" w:rsidR="002A64F7" w:rsidRDefault="00000000">
            <w:pPr>
              <w:spacing w:before="20" w:after="20" w:line="240" w:lineRule="auto"/>
            </w:pPr>
            <w:r>
              <w:rPr>
                <w:rFonts w:cs="Times New Roman"/>
                <w:sz w:val="20"/>
              </w:rPr>
              <w:t xml:space="preserve">  Few times/mo x Gen X</w:t>
            </w:r>
          </w:p>
        </w:tc>
        <w:tc>
          <w:tcPr>
            <w:tcW w:w="2340" w:type="dxa"/>
            <w:tcBorders>
              <w:top w:val="none" w:sz="0" w:space="0" w:color="000000"/>
              <w:left w:val="none" w:sz="0" w:space="0" w:color="000000"/>
              <w:bottom w:val="none" w:sz="0" w:space="0" w:color="000000"/>
              <w:right w:val="none" w:sz="0" w:space="0" w:color="000000"/>
            </w:tcBorders>
          </w:tcPr>
          <w:p w14:paraId="3E7C097D" w14:textId="77777777" w:rsidR="002A64F7" w:rsidRDefault="00000000">
            <w:pPr>
              <w:spacing w:before="20" w:after="20" w:line="240" w:lineRule="auto"/>
              <w:jc w:val="center"/>
            </w:pPr>
            <w:r>
              <w:rPr>
                <w:rFonts w:cs="Times New Roman"/>
                <w:sz w:val="20"/>
              </w:rPr>
              <w:t>1.009</w:t>
            </w:r>
          </w:p>
        </w:tc>
        <w:tc>
          <w:tcPr>
            <w:tcW w:w="2340" w:type="dxa"/>
            <w:tcBorders>
              <w:top w:val="none" w:sz="0" w:space="0" w:color="000000"/>
              <w:left w:val="none" w:sz="0" w:space="0" w:color="000000"/>
              <w:bottom w:val="none" w:sz="0" w:space="0" w:color="000000"/>
              <w:right w:val="none" w:sz="0" w:space="0" w:color="000000"/>
            </w:tcBorders>
          </w:tcPr>
          <w:p w14:paraId="3784D438" w14:textId="77777777" w:rsidR="002A64F7" w:rsidRDefault="00000000">
            <w:pPr>
              <w:spacing w:before="20" w:after="20" w:line="240" w:lineRule="auto"/>
              <w:jc w:val="center"/>
            </w:pPr>
            <w:r>
              <w:rPr>
                <w:rFonts w:cs="Times New Roman"/>
                <w:sz w:val="20"/>
              </w:rPr>
              <w:t>[0.831, 1.224]</w:t>
            </w:r>
          </w:p>
        </w:tc>
        <w:tc>
          <w:tcPr>
            <w:tcW w:w="2340" w:type="dxa"/>
            <w:tcBorders>
              <w:top w:val="none" w:sz="0" w:space="0" w:color="000000"/>
              <w:left w:val="none" w:sz="0" w:space="0" w:color="000000"/>
              <w:bottom w:val="none" w:sz="0" w:space="0" w:color="000000"/>
              <w:right w:val="none" w:sz="0" w:space="0" w:color="000000"/>
            </w:tcBorders>
          </w:tcPr>
          <w:p w14:paraId="7DCE4C4B" w14:textId="77777777" w:rsidR="002A64F7" w:rsidRDefault="00000000">
            <w:pPr>
              <w:spacing w:before="20" w:after="20" w:line="240" w:lineRule="auto"/>
              <w:jc w:val="center"/>
            </w:pPr>
            <w:r>
              <w:rPr>
                <w:rFonts w:cs="Times New Roman"/>
                <w:sz w:val="20"/>
              </w:rPr>
              <w:t>0.929</w:t>
            </w:r>
          </w:p>
        </w:tc>
      </w:tr>
      <w:tr w:rsidR="002A64F7" w14:paraId="53072B42" w14:textId="77777777">
        <w:tc>
          <w:tcPr>
            <w:tcW w:w="2340" w:type="dxa"/>
            <w:tcBorders>
              <w:top w:val="none" w:sz="0" w:space="0" w:color="000000"/>
              <w:left w:val="none" w:sz="0" w:space="0" w:color="000000"/>
              <w:bottom w:val="none" w:sz="0" w:space="0" w:color="000000"/>
              <w:right w:val="none" w:sz="0" w:space="0" w:color="000000"/>
            </w:tcBorders>
          </w:tcPr>
          <w:p w14:paraId="56D60E17" w14:textId="77777777" w:rsidR="002A64F7" w:rsidRDefault="00000000">
            <w:pPr>
              <w:spacing w:before="20" w:after="20" w:line="240" w:lineRule="auto"/>
            </w:pPr>
            <w:r>
              <w:rPr>
                <w:rFonts w:cs="Times New Roman"/>
                <w:sz w:val="20"/>
              </w:rPr>
              <w:t xml:space="preserve">  Few times/wk x Gen X</w:t>
            </w:r>
          </w:p>
        </w:tc>
        <w:tc>
          <w:tcPr>
            <w:tcW w:w="2340" w:type="dxa"/>
            <w:tcBorders>
              <w:top w:val="none" w:sz="0" w:space="0" w:color="000000"/>
              <w:left w:val="none" w:sz="0" w:space="0" w:color="000000"/>
              <w:bottom w:val="none" w:sz="0" w:space="0" w:color="000000"/>
              <w:right w:val="none" w:sz="0" w:space="0" w:color="000000"/>
            </w:tcBorders>
          </w:tcPr>
          <w:p w14:paraId="6CE769D6" w14:textId="77777777" w:rsidR="002A64F7" w:rsidRDefault="00000000">
            <w:pPr>
              <w:spacing w:before="20" w:after="20" w:line="240" w:lineRule="auto"/>
              <w:jc w:val="center"/>
            </w:pPr>
            <w:r>
              <w:rPr>
                <w:rFonts w:cs="Times New Roman"/>
                <w:sz w:val="20"/>
              </w:rPr>
              <w:t>1.335</w:t>
            </w:r>
          </w:p>
        </w:tc>
        <w:tc>
          <w:tcPr>
            <w:tcW w:w="2340" w:type="dxa"/>
            <w:tcBorders>
              <w:top w:val="none" w:sz="0" w:space="0" w:color="000000"/>
              <w:left w:val="none" w:sz="0" w:space="0" w:color="000000"/>
              <w:bottom w:val="none" w:sz="0" w:space="0" w:color="000000"/>
              <w:right w:val="none" w:sz="0" w:space="0" w:color="000000"/>
            </w:tcBorders>
          </w:tcPr>
          <w:p w14:paraId="04D41CA6" w14:textId="77777777" w:rsidR="002A64F7" w:rsidRDefault="00000000">
            <w:pPr>
              <w:spacing w:before="20" w:after="20" w:line="240" w:lineRule="auto"/>
              <w:jc w:val="center"/>
            </w:pPr>
            <w:r>
              <w:rPr>
                <w:rFonts w:cs="Times New Roman"/>
                <w:sz w:val="20"/>
              </w:rPr>
              <w:t>[1.100, 1.620]</w:t>
            </w:r>
          </w:p>
        </w:tc>
        <w:tc>
          <w:tcPr>
            <w:tcW w:w="2340" w:type="dxa"/>
            <w:tcBorders>
              <w:top w:val="none" w:sz="0" w:space="0" w:color="000000"/>
              <w:left w:val="none" w:sz="0" w:space="0" w:color="000000"/>
              <w:bottom w:val="none" w:sz="0" w:space="0" w:color="000000"/>
              <w:right w:val="none" w:sz="0" w:space="0" w:color="000000"/>
            </w:tcBorders>
          </w:tcPr>
          <w:p w14:paraId="585BC0FA" w14:textId="77777777" w:rsidR="002A64F7" w:rsidRDefault="00000000">
            <w:pPr>
              <w:spacing w:before="20" w:after="20" w:line="240" w:lineRule="auto"/>
              <w:jc w:val="center"/>
            </w:pPr>
            <w:r>
              <w:rPr>
                <w:rFonts w:cs="Times New Roman"/>
                <w:sz w:val="20"/>
              </w:rPr>
              <w:t>0.003</w:t>
            </w:r>
          </w:p>
        </w:tc>
      </w:tr>
      <w:tr w:rsidR="002A64F7" w14:paraId="0CCF4540" w14:textId="77777777">
        <w:tc>
          <w:tcPr>
            <w:tcW w:w="2340" w:type="dxa"/>
            <w:tcBorders>
              <w:top w:val="none" w:sz="0" w:space="0" w:color="000000"/>
              <w:left w:val="none" w:sz="0" w:space="0" w:color="000000"/>
              <w:bottom w:val="none" w:sz="0" w:space="0" w:color="000000"/>
              <w:right w:val="none" w:sz="0" w:space="0" w:color="000000"/>
            </w:tcBorders>
          </w:tcPr>
          <w:p w14:paraId="55136728" w14:textId="77777777" w:rsidR="002A64F7" w:rsidRDefault="00000000">
            <w:pPr>
              <w:spacing w:before="20" w:after="20" w:line="240" w:lineRule="auto"/>
            </w:pPr>
            <w:r>
              <w:rPr>
                <w:rFonts w:cs="Times New Roman"/>
                <w:sz w:val="20"/>
              </w:rPr>
              <w:t xml:space="preserve">  Daily x Gen X</w:t>
            </w:r>
          </w:p>
        </w:tc>
        <w:tc>
          <w:tcPr>
            <w:tcW w:w="2340" w:type="dxa"/>
            <w:tcBorders>
              <w:top w:val="none" w:sz="0" w:space="0" w:color="000000"/>
              <w:left w:val="none" w:sz="0" w:space="0" w:color="000000"/>
              <w:bottom w:val="none" w:sz="0" w:space="0" w:color="000000"/>
              <w:right w:val="none" w:sz="0" w:space="0" w:color="000000"/>
            </w:tcBorders>
          </w:tcPr>
          <w:p w14:paraId="64693DC0" w14:textId="77777777" w:rsidR="002A64F7" w:rsidRDefault="00000000">
            <w:pPr>
              <w:spacing w:before="20" w:after="20" w:line="240" w:lineRule="auto"/>
              <w:jc w:val="center"/>
            </w:pPr>
            <w:r>
              <w:rPr>
                <w:rFonts w:cs="Times New Roman"/>
                <w:sz w:val="20"/>
              </w:rPr>
              <w:t>1.197</w:t>
            </w:r>
          </w:p>
        </w:tc>
        <w:tc>
          <w:tcPr>
            <w:tcW w:w="2340" w:type="dxa"/>
            <w:tcBorders>
              <w:top w:val="none" w:sz="0" w:space="0" w:color="000000"/>
              <w:left w:val="none" w:sz="0" w:space="0" w:color="000000"/>
              <w:bottom w:val="none" w:sz="0" w:space="0" w:color="000000"/>
              <w:right w:val="none" w:sz="0" w:space="0" w:color="000000"/>
            </w:tcBorders>
          </w:tcPr>
          <w:p w14:paraId="3472CEE2" w14:textId="77777777" w:rsidR="002A64F7" w:rsidRDefault="00000000">
            <w:pPr>
              <w:spacing w:before="20" w:after="20" w:line="240" w:lineRule="auto"/>
              <w:jc w:val="center"/>
            </w:pPr>
            <w:r>
              <w:rPr>
                <w:rFonts w:cs="Times New Roman"/>
                <w:sz w:val="20"/>
              </w:rPr>
              <w:t>[0.932, 1.539]</w:t>
            </w:r>
          </w:p>
        </w:tc>
        <w:tc>
          <w:tcPr>
            <w:tcW w:w="2340" w:type="dxa"/>
            <w:tcBorders>
              <w:top w:val="none" w:sz="0" w:space="0" w:color="000000"/>
              <w:left w:val="none" w:sz="0" w:space="0" w:color="000000"/>
              <w:bottom w:val="none" w:sz="0" w:space="0" w:color="000000"/>
              <w:right w:val="none" w:sz="0" w:space="0" w:color="000000"/>
            </w:tcBorders>
          </w:tcPr>
          <w:p w14:paraId="33778FAA" w14:textId="77777777" w:rsidR="002A64F7" w:rsidRDefault="00000000">
            <w:pPr>
              <w:spacing w:before="20" w:after="20" w:line="240" w:lineRule="auto"/>
              <w:jc w:val="center"/>
            </w:pPr>
            <w:r>
              <w:rPr>
                <w:rFonts w:cs="Times New Roman"/>
                <w:sz w:val="20"/>
              </w:rPr>
              <w:t>0.160</w:t>
            </w:r>
          </w:p>
        </w:tc>
      </w:tr>
      <w:tr w:rsidR="002A64F7" w14:paraId="2EE5F856" w14:textId="77777777">
        <w:tc>
          <w:tcPr>
            <w:tcW w:w="2340" w:type="dxa"/>
            <w:tcBorders>
              <w:top w:val="none" w:sz="0" w:space="0" w:color="000000"/>
              <w:left w:val="none" w:sz="0" w:space="0" w:color="000000"/>
              <w:bottom w:val="none" w:sz="0" w:space="0" w:color="000000"/>
              <w:right w:val="none" w:sz="0" w:space="0" w:color="000000"/>
            </w:tcBorders>
          </w:tcPr>
          <w:p w14:paraId="06A06F96" w14:textId="77777777" w:rsidR="002A64F7" w:rsidRDefault="00000000">
            <w:pPr>
              <w:spacing w:before="20" w:after="20" w:line="240" w:lineRule="auto"/>
            </w:pPr>
            <w:r>
              <w:rPr>
                <w:rFonts w:cs="Times New Roman"/>
                <w:sz w:val="20"/>
              </w:rPr>
              <w:t xml:space="preserve">  Few times/yr x Boomer</w:t>
            </w:r>
          </w:p>
        </w:tc>
        <w:tc>
          <w:tcPr>
            <w:tcW w:w="2340" w:type="dxa"/>
            <w:tcBorders>
              <w:top w:val="none" w:sz="0" w:space="0" w:color="000000"/>
              <w:left w:val="none" w:sz="0" w:space="0" w:color="000000"/>
              <w:bottom w:val="none" w:sz="0" w:space="0" w:color="000000"/>
              <w:right w:val="none" w:sz="0" w:space="0" w:color="000000"/>
            </w:tcBorders>
          </w:tcPr>
          <w:p w14:paraId="53E57DF8" w14:textId="77777777" w:rsidR="002A64F7" w:rsidRDefault="00000000">
            <w:pPr>
              <w:spacing w:before="20" w:after="20" w:line="240" w:lineRule="auto"/>
              <w:jc w:val="center"/>
            </w:pPr>
            <w:r>
              <w:rPr>
                <w:rFonts w:cs="Times New Roman"/>
                <w:sz w:val="20"/>
              </w:rPr>
              <w:t>1.075</w:t>
            </w:r>
          </w:p>
        </w:tc>
        <w:tc>
          <w:tcPr>
            <w:tcW w:w="2340" w:type="dxa"/>
            <w:tcBorders>
              <w:top w:val="none" w:sz="0" w:space="0" w:color="000000"/>
              <w:left w:val="none" w:sz="0" w:space="0" w:color="000000"/>
              <w:bottom w:val="none" w:sz="0" w:space="0" w:color="000000"/>
              <w:right w:val="none" w:sz="0" w:space="0" w:color="000000"/>
            </w:tcBorders>
          </w:tcPr>
          <w:p w14:paraId="261E80F1" w14:textId="77777777" w:rsidR="002A64F7" w:rsidRDefault="00000000">
            <w:pPr>
              <w:spacing w:before="20" w:after="20" w:line="240" w:lineRule="auto"/>
              <w:jc w:val="center"/>
            </w:pPr>
            <w:r>
              <w:rPr>
                <w:rFonts w:cs="Times New Roman"/>
                <w:sz w:val="20"/>
              </w:rPr>
              <w:t>[0.875, 1.319]</w:t>
            </w:r>
          </w:p>
        </w:tc>
        <w:tc>
          <w:tcPr>
            <w:tcW w:w="2340" w:type="dxa"/>
            <w:tcBorders>
              <w:top w:val="none" w:sz="0" w:space="0" w:color="000000"/>
              <w:left w:val="none" w:sz="0" w:space="0" w:color="000000"/>
              <w:bottom w:val="none" w:sz="0" w:space="0" w:color="000000"/>
              <w:right w:val="none" w:sz="0" w:space="0" w:color="000000"/>
            </w:tcBorders>
          </w:tcPr>
          <w:p w14:paraId="7B455BF6" w14:textId="77777777" w:rsidR="002A64F7" w:rsidRDefault="00000000">
            <w:pPr>
              <w:spacing w:before="20" w:after="20" w:line="240" w:lineRule="auto"/>
              <w:jc w:val="center"/>
            </w:pPr>
            <w:r>
              <w:rPr>
                <w:rFonts w:cs="Times New Roman"/>
                <w:sz w:val="20"/>
              </w:rPr>
              <w:t>0.491</w:t>
            </w:r>
          </w:p>
        </w:tc>
      </w:tr>
      <w:tr w:rsidR="002A64F7" w14:paraId="65E6387A" w14:textId="77777777">
        <w:tc>
          <w:tcPr>
            <w:tcW w:w="2340" w:type="dxa"/>
            <w:tcBorders>
              <w:top w:val="none" w:sz="0" w:space="0" w:color="000000"/>
              <w:left w:val="none" w:sz="0" w:space="0" w:color="000000"/>
              <w:bottom w:val="none" w:sz="0" w:space="0" w:color="000000"/>
              <w:right w:val="none" w:sz="0" w:space="0" w:color="000000"/>
            </w:tcBorders>
          </w:tcPr>
          <w:p w14:paraId="4774BA68" w14:textId="77777777" w:rsidR="002A64F7" w:rsidRDefault="00000000">
            <w:pPr>
              <w:spacing w:before="20" w:after="20" w:line="240" w:lineRule="auto"/>
            </w:pPr>
            <w:r>
              <w:rPr>
                <w:rFonts w:cs="Times New Roman"/>
                <w:sz w:val="20"/>
              </w:rPr>
              <w:t xml:space="preserve">  Once/mo x Boomer</w:t>
            </w:r>
          </w:p>
        </w:tc>
        <w:tc>
          <w:tcPr>
            <w:tcW w:w="2340" w:type="dxa"/>
            <w:tcBorders>
              <w:top w:val="none" w:sz="0" w:space="0" w:color="000000"/>
              <w:left w:val="none" w:sz="0" w:space="0" w:color="000000"/>
              <w:bottom w:val="none" w:sz="0" w:space="0" w:color="000000"/>
              <w:right w:val="none" w:sz="0" w:space="0" w:color="000000"/>
            </w:tcBorders>
          </w:tcPr>
          <w:p w14:paraId="64200657" w14:textId="77777777" w:rsidR="002A64F7" w:rsidRDefault="00000000">
            <w:pPr>
              <w:spacing w:before="20" w:after="20" w:line="240" w:lineRule="auto"/>
              <w:jc w:val="center"/>
            </w:pPr>
            <w:r>
              <w:rPr>
                <w:rFonts w:cs="Times New Roman"/>
                <w:sz w:val="20"/>
              </w:rPr>
              <w:t>1.032</w:t>
            </w:r>
          </w:p>
        </w:tc>
        <w:tc>
          <w:tcPr>
            <w:tcW w:w="2340" w:type="dxa"/>
            <w:tcBorders>
              <w:top w:val="none" w:sz="0" w:space="0" w:color="000000"/>
              <w:left w:val="none" w:sz="0" w:space="0" w:color="000000"/>
              <w:bottom w:val="none" w:sz="0" w:space="0" w:color="000000"/>
              <w:right w:val="none" w:sz="0" w:space="0" w:color="000000"/>
            </w:tcBorders>
          </w:tcPr>
          <w:p w14:paraId="3BA01A49" w14:textId="77777777" w:rsidR="002A64F7" w:rsidRDefault="00000000">
            <w:pPr>
              <w:spacing w:before="20" w:after="20" w:line="240" w:lineRule="auto"/>
              <w:jc w:val="center"/>
            </w:pPr>
            <w:r>
              <w:rPr>
                <w:rFonts w:cs="Times New Roman"/>
                <w:sz w:val="20"/>
              </w:rPr>
              <w:t>[0.827, 1.288]</w:t>
            </w:r>
          </w:p>
        </w:tc>
        <w:tc>
          <w:tcPr>
            <w:tcW w:w="2340" w:type="dxa"/>
            <w:tcBorders>
              <w:top w:val="none" w:sz="0" w:space="0" w:color="000000"/>
              <w:left w:val="none" w:sz="0" w:space="0" w:color="000000"/>
              <w:bottom w:val="none" w:sz="0" w:space="0" w:color="000000"/>
              <w:right w:val="none" w:sz="0" w:space="0" w:color="000000"/>
            </w:tcBorders>
          </w:tcPr>
          <w:p w14:paraId="081D44D4" w14:textId="77777777" w:rsidR="002A64F7" w:rsidRDefault="00000000">
            <w:pPr>
              <w:spacing w:before="20" w:after="20" w:line="240" w:lineRule="auto"/>
              <w:jc w:val="center"/>
            </w:pPr>
            <w:r>
              <w:rPr>
                <w:rFonts w:cs="Times New Roman"/>
                <w:sz w:val="20"/>
              </w:rPr>
              <w:t>0.780</w:t>
            </w:r>
          </w:p>
        </w:tc>
      </w:tr>
      <w:tr w:rsidR="002A64F7" w14:paraId="37AD7EAF" w14:textId="77777777">
        <w:tc>
          <w:tcPr>
            <w:tcW w:w="2340" w:type="dxa"/>
            <w:tcBorders>
              <w:top w:val="none" w:sz="0" w:space="0" w:color="000000"/>
              <w:left w:val="none" w:sz="0" w:space="0" w:color="000000"/>
              <w:bottom w:val="none" w:sz="0" w:space="0" w:color="000000"/>
              <w:right w:val="none" w:sz="0" w:space="0" w:color="000000"/>
            </w:tcBorders>
          </w:tcPr>
          <w:p w14:paraId="4C119AC1" w14:textId="77777777" w:rsidR="002A64F7" w:rsidRDefault="00000000">
            <w:pPr>
              <w:spacing w:before="20" w:after="20" w:line="240" w:lineRule="auto"/>
            </w:pPr>
            <w:r>
              <w:rPr>
                <w:rFonts w:cs="Times New Roman"/>
                <w:sz w:val="20"/>
              </w:rPr>
              <w:t xml:space="preserve">  Few times/mo x Boomer</w:t>
            </w:r>
          </w:p>
        </w:tc>
        <w:tc>
          <w:tcPr>
            <w:tcW w:w="2340" w:type="dxa"/>
            <w:tcBorders>
              <w:top w:val="none" w:sz="0" w:space="0" w:color="000000"/>
              <w:left w:val="none" w:sz="0" w:space="0" w:color="000000"/>
              <w:bottom w:val="none" w:sz="0" w:space="0" w:color="000000"/>
              <w:right w:val="none" w:sz="0" w:space="0" w:color="000000"/>
            </w:tcBorders>
          </w:tcPr>
          <w:p w14:paraId="5A6AB04F" w14:textId="77777777" w:rsidR="002A64F7" w:rsidRDefault="00000000">
            <w:pPr>
              <w:spacing w:before="20" w:after="20" w:line="240" w:lineRule="auto"/>
              <w:jc w:val="center"/>
            </w:pPr>
            <w:r>
              <w:rPr>
                <w:rFonts w:cs="Times New Roman"/>
                <w:sz w:val="20"/>
              </w:rPr>
              <w:t>1.167</w:t>
            </w:r>
          </w:p>
        </w:tc>
        <w:tc>
          <w:tcPr>
            <w:tcW w:w="2340" w:type="dxa"/>
            <w:tcBorders>
              <w:top w:val="none" w:sz="0" w:space="0" w:color="000000"/>
              <w:left w:val="none" w:sz="0" w:space="0" w:color="000000"/>
              <w:bottom w:val="none" w:sz="0" w:space="0" w:color="000000"/>
              <w:right w:val="none" w:sz="0" w:space="0" w:color="000000"/>
            </w:tcBorders>
          </w:tcPr>
          <w:p w14:paraId="49FAAA81" w14:textId="77777777" w:rsidR="002A64F7" w:rsidRDefault="00000000">
            <w:pPr>
              <w:spacing w:before="20" w:after="20" w:line="240" w:lineRule="auto"/>
              <w:jc w:val="center"/>
            </w:pPr>
            <w:r>
              <w:rPr>
                <w:rFonts w:cs="Times New Roman"/>
                <w:sz w:val="20"/>
              </w:rPr>
              <w:t>[0.961, 1.416]</w:t>
            </w:r>
          </w:p>
        </w:tc>
        <w:tc>
          <w:tcPr>
            <w:tcW w:w="2340" w:type="dxa"/>
            <w:tcBorders>
              <w:top w:val="none" w:sz="0" w:space="0" w:color="000000"/>
              <w:left w:val="none" w:sz="0" w:space="0" w:color="000000"/>
              <w:bottom w:val="none" w:sz="0" w:space="0" w:color="000000"/>
              <w:right w:val="none" w:sz="0" w:space="0" w:color="000000"/>
            </w:tcBorders>
          </w:tcPr>
          <w:p w14:paraId="306BEE9B" w14:textId="77777777" w:rsidR="002A64F7" w:rsidRDefault="00000000">
            <w:pPr>
              <w:spacing w:before="20" w:after="20" w:line="240" w:lineRule="auto"/>
              <w:jc w:val="center"/>
            </w:pPr>
            <w:r>
              <w:rPr>
                <w:rFonts w:cs="Times New Roman"/>
                <w:sz w:val="20"/>
              </w:rPr>
              <w:t>0.119</w:t>
            </w:r>
          </w:p>
        </w:tc>
      </w:tr>
      <w:tr w:rsidR="002A64F7" w14:paraId="212EC580" w14:textId="77777777">
        <w:tc>
          <w:tcPr>
            <w:tcW w:w="2340" w:type="dxa"/>
            <w:tcBorders>
              <w:top w:val="none" w:sz="0" w:space="0" w:color="000000"/>
              <w:left w:val="none" w:sz="0" w:space="0" w:color="000000"/>
              <w:bottom w:val="none" w:sz="0" w:space="0" w:color="000000"/>
              <w:right w:val="none" w:sz="0" w:space="0" w:color="000000"/>
            </w:tcBorders>
          </w:tcPr>
          <w:p w14:paraId="15E1D944" w14:textId="77777777" w:rsidR="002A64F7" w:rsidRDefault="00000000">
            <w:pPr>
              <w:spacing w:before="20" w:after="20" w:line="240" w:lineRule="auto"/>
            </w:pPr>
            <w:r>
              <w:rPr>
                <w:rFonts w:cs="Times New Roman"/>
                <w:sz w:val="20"/>
              </w:rPr>
              <w:t xml:space="preserve">  Few times/wk x Boomer</w:t>
            </w:r>
          </w:p>
        </w:tc>
        <w:tc>
          <w:tcPr>
            <w:tcW w:w="2340" w:type="dxa"/>
            <w:tcBorders>
              <w:top w:val="none" w:sz="0" w:space="0" w:color="000000"/>
              <w:left w:val="none" w:sz="0" w:space="0" w:color="000000"/>
              <w:bottom w:val="none" w:sz="0" w:space="0" w:color="000000"/>
              <w:right w:val="none" w:sz="0" w:space="0" w:color="000000"/>
            </w:tcBorders>
          </w:tcPr>
          <w:p w14:paraId="1458C971" w14:textId="77777777" w:rsidR="002A64F7" w:rsidRDefault="00000000">
            <w:pPr>
              <w:spacing w:before="20" w:after="20" w:line="240" w:lineRule="auto"/>
              <w:jc w:val="center"/>
            </w:pPr>
            <w:r>
              <w:rPr>
                <w:rFonts w:cs="Times New Roman"/>
                <w:sz w:val="20"/>
              </w:rPr>
              <w:t>1.509</w:t>
            </w:r>
          </w:p>
        </w:tc>
        <w:tc>
          <w:tcPr>
            <w:tcW w:w="2340" w:type="dxa"/>
            <w:tcBorders>
              <w:top w:val="none" w:sz="0" w:space="0" w:color="000000"/>
              <w:left w:val="none" w:sz="0" w:space="0" w:color="000000"/>
              <w:bottom w:val="none" w:sz="0" w:space="0" w:color="000000"/>
              <w:right w:val="none" w:sz="0" w:space="0" w:color="000000"/>
            </w:tcBorders>
          </w:tcPr>
          <w:p w14:paraId="2D34AF52" w14:textId="77777777" w:rsidR="002A64F7" w:rsidRDefault="00000000">
            <w:pPr>
              <w:spacing w:before="20" w:after="20" w:line="240" w:lineRule="auto"/>
              <w:jc w:val="center"/>
            </w:pPr>
            <w:r>
              <w:rPr>
                <w:rFonts w:cs="Times New Roman"/>
                <w:sz w:val="20"/>
              </w:rPr>
              <w:t>[1.243, 1.831]</w:t>
            </w:r>
          </w:p>
        </w:tc>
        <w:tc>
          <w:tcPr>
            <w:tcW w:w="2340" w:type="dxa"/>
            <w:tcBorders>
              <w:top w:val="none" w:sz="0" w:space="0" w:color="000000"/>
              <w:left w:val="none" w:sz="0" w:space="0" w:color="000000"/>
              <w:bottom w:val="none" w:sz="0" w:space="0" w:color="000000"/>
              <w:right w:val="none" w:sz="0" w:space="0" w:color="000000"/>
            </w:tcBorders>
          </w:tcPr>
          <w:p w14:paraId="5936AA44" w14:textId="77777777" w:rsidR="002A64F7" w:rsidRDefault="00000000">
            <w:pPr>
              <w:spacing w:before="20" w:after="20" w:line="240" w:lineRule="auto"/>
              <w:jc w:val="center"/>
            </w:pPr>
            <w:r>
              <w:rPr>
                <w:rFonts w:cs="Times New Roman"/>
                <w:sz w:val="20"/>
              </w:rPr>
              <w:t>&lt; .001</w:t>
            </w:r>
          </w:p>
        </w:tc>
      </w:tr>
      <w:tr w:rsidR="002A64F7" w14:paraId="2FD2D48F" w14:textId="77777777">
        <w:tc>
          <w:tcPr>
            <w:tcW w:w="2340" w:type="dxa"/>
            <w:tcBorders>
              <w:top w:val="none" w:sz="0" w:space="0" w:color="000000"/>
              <w:left w:val="none" w:sz="0" w:space="0" w:color="000000"/>
              <w:bottom w:val="none" w:sz="0" w:space="0" w:color="000000"/>
              <w:right w:val="none" w:sz="0" w:space="0" w:color="000000"/>
            </w:tcBorders>
          </w:tcPr>
          <w:p w14:paraId="1A5B8E54" w14:textId="77777777" w:rsidR="002A64F7" w:rsidRDefault="00000000">
            <w:pPr>
              <w:spacing w:before="20" w:after="20" w:line="240" w:lineRule="auto"/>
            </w:pPr>
            <w:r>
              <w:rPr>
                <w:rFonts w:cs="Times New Roman"/>
                <w:sz w:val="20"/>
              </w:rPr>
              <w:t xml:space="preserve">  Daily x Boomer</w:t>
            </w:r>
          </w:p>
        </w:tc>
        <w:tc>
          <w:tcPr>
            <w:tcW w:w="2340" w:type="dxa"/>
            <w:tcBorders>
              <w:top w:val="none" w:sz="0" w:space="0" w:color="000000"/>
              <w:left w:val="none" w:sz="0" w:space="0" w:color="000000"/>
              <w:bottom w:val="none" w:sz="0" w:space="0" w:color="000000"/>
              <w:right w:val="none" w:sz="0" w:space="0" w:color="000000"/>
            </w:tcBorders>
          </w:tcPr>
          <w:p w14:paraId="456FE34A" w14:textId="77777777" w:rsidR="002A64F7" w:rsidRDefault="00000000">
            <w:pPr>
              <w:spacing w:before="20" w:after="20" w:line="240" w:lineRule="auto"/>
              <w:jc w:val="center"/>
            </w:pPr>
            <w:r>
              <w:rPr>
                <w:rFonts w:cs="Times New Roman"/>
                <w:sz w:val="20"/>
              </w:rPr>
              <w:t>1.603</w:t>
            </w:r>
          </w:p>
        </w:tc>
        <w:tc>
          <w:tcPr>
            <w:tcW w:w="2340" w:type="dxa"/>
            <w:tcBorders>
              <w:top w:val="none" w:sz="0" w:space="0" w:color="000000"/>
              <w:left w:val="none" w:sz="0" w:space="0" w:color="000000"/>
              <w:bottom w:val="none" w:sz="0" w:space="0" w:color="000000"/>
              <w:right w:val="none" w:sz="0" w:space="0" w:color="000000"/>
            </w:tcBorders>
          </w:tcPr>
          <w:p w14:paraId="706F5F41" w14:textId="77777777" w:rsidR="002A64F7" w:rsidRDefault="00000000">
            <w:pPr>
              <w:spacing w:before="20" w:after="20" w:line="240" w:lineRule="auto"/>
              <w:jc w:val="center"/>
            </w:pPr>
            <w:r>
              <w:rPr>
                <w:rFonts w:cs="Times New Roman"/>
                <w:sz w:val="20"/>
              </w:rPr>
              <w:t>[1.251, 2.055]</w:t>
            </w:r>
          </w:p>
        </w:tc>
        <w:tc>
          <w:tcPr>
            <w:tcW w:w="2340" w:type="dxa"/>
            <w:tcBorders>
              <w:top w:val="none" w:sz="0" w:space="0" w:color="000000"/>
              <w:left w:val="none" w:sz="0" w:space="0" w:color="000000"/>
              <w:bottom w:val="none" w:sz="0" w:space="0" w:color="000000"/>
              <w:right w:val="none" w:sz="0" w:space="0" w:color="000000"/>
            </w:tcBorders>
          </w:tcPr>
          <w:p w14:paraId="7BA6247D" w14:textId="77777777" w:rsidR="002A64F7" w:rsidRDefault="00000000">
            <w:pPr>
              <w:spacing w:before="20" w:after="20" w:line="240" w:lineRule="auto"/>
              <w:jc w:val="center"/>
            </w:pPr>
            <w:r>
              <w:rPr>
                <w:rFonts w:cs="Times New Roman"/>
                <w:sz w:val="20"/>
              </w:rPr>
              <w:t>&lt; .001</w:t>
            </w:r>
          </w:p>
        </w:tc>
      </w:tr>
      <w:tr w:rsidR="002A64F7" w14:paraId="1EB46C6B" w14:textId="77777777">
        <w:tc>
          <w:tcPr>
            <w:tcW w:w="2340" w:type="dxa"/>
            <w:tcBorders>
              <w:top w:val="none" w:sz="0" w:space="0" w:color="000000"/>
              <w:left w:val="none" w:sz="0" w:space="0" w:color="000000"/>
              <w:bottom w:val="none" w:sz="0" w:space="0" w:color="000000"/>
              <w:right w:val="none" w:sz="0" w:space="0" w:color="000000"/>
            </w:tcBorders>
          </w:tcPr>
          <w:p w14:paraId="4631433F" w14:textId="77777777" w:rsidR="002A64F7" w:rsidRDefault="00000000">
            <w:pPr>
              <w:spacing w:before="20" w:after="20" w:line="240" w:lineRule="auto"/>
            </w:pPr>
            <w:r>
              <w:rPr>
                <w:rFonts w:cs="Times New Roman"/>
                <w:sz w:val="20"/>
              </w:rPr>
              <w:t xml:space="preserve">  Few times/yr x Silent</w:t>
            </w:r>
          </w:p>
        </w:tc>
        <w:tc>
          <w:tcPr>
            <w:tcW w:w="2340" w:type="dxa"/>
            <w:tcBorders>
              <w:top w:val="none" w:sz="0" w:space="0" w:color="000000"/>
              <w:left w:val="none" w:sz="0" w:space="0" w:color="000000"/>
              <w:bottom w:val="none" w:sz="0" w:space="0" w:color="000000"/>
              <w:right w:val="none" w:sz="0" w:space="0" w:color="000000"/>
            </w:tcBorders>
          </w:tcPr>
          <w:p w14:paraId="6AEDA4CC" w14:textId="77777777" w:rsidR="002A64F7" w:rsidRDefault="00000000">
            <w:pPr>
              <w:spacing w:before="20" w:after="20" w:line="240" w:lineRule="auto"/>
              <w:jc w:val="center"/>
            </w:pPr>
            <w:r>
              <w:rPr>
                <w:rFonts w:cs="Times New Roman"/>
                <w:sz w:val="20"/>
              </w:rPr>
              <w:t>1.106</w:t>
            </w:r>
          </w:p>
        </w:tc>
        <w:tc>
          <w:tcPr>
            <w:tcW w:w="2340" w:type="dxa"/>
            <w:tcBorders>
              <w:top w:val="none" w:sz="0" w:space="0" w:color="000000"/>
              <w:left w:val="none" w:sz="0" w:space="0" w:color="000000"/>
              <w:bottom w:val="none" w:sz="0" w:space="0" w:color="000000"/>
              <w:right w:val="none" w:sz="0" w:space="0" w:color="000000"/>
            </w:tcBorders>
          </w:tcPr>
          <w:p w14:paraId="39D808F1" w14:textId="77777777" w:rsidR="002A64F7" w:rsidRDefault="00000000">
            <w:pPr>
              <w:spacing w:before="20" w:after="20" w:line="240" w:lineRule="auto"/>
              <w:jc w:val="center"/>
            </w:pPr>
            <w:r>
              <w:rPr>
                <w:rFonts w:cs="Times New Roman"/>
                <w:sz w:val="20"/>
              </w:rPr>
              <w:t>[0.860, 1.424]</w:t>
            </w:r>
          </w:p>
        </w:tc>
        <w:tc>
          <w:tcPr>
            <w:tcW w:w="2340" w:type="dxa"/>
            <w:tcBorders>
              <w:top w:val="none" w:sz="0" w:space="0" w:color="000000"/>
              <w:left w:val="none" w:sz="0" w:space="0" w:color="000000"/>
              <w:bottom w:val="none" w:sz="0" w:space="0" w:color="000000"/>
              <w:right w:val="none" w:sz="0" w:space="0" w:color="000000"/>
            </w:tcBorders>
          </w:tcPr>
          <w:p w14:paraId="2FDBCF82" w14:textId="77777777" w:rsidR="002A64F7" w:rsidRDefault="00000000">
            <w:pPr>
              <w:spacing w:before="20" w:after="20" w:line="240" w:lineRule="auto"/>
              <w:jc w:val="center"/>
            </w:pPr>
            <w:r>
              <w:rPr>
                <w:rFonts w:cs="Times New Roman"/>
                <w:sz w:val="20"/>
              </w:rPr>
              <w:t>0.433</w:t>
            </w:r>
          </w:p>
        </w:tc>
      </w:tr>
      <w:tr w:rsidR="002A64F7" w14:paraId="4F91F844" w14:textId="77777777">
        <w:tc>
          <w:tcPr>
            <w:tcW w:w="2340" w:type="dxa"/>
            <w:tcBorders>
              <w:top w:val="none" w:sz="0" w:space="0" w:color="000000"/>
              <w:left w:val="none" w:sz="0" w:space="0" w:color="000000"/>
              <w:bottom w:val="none" w:sz="0" w:space="0" w:color="000000"/>
              <w:right w:val="none" w:sz="0" w:space="0" w:color="000000"/>
            </w:tcBorders>
          </w:tcPr>
          <w:p w14:paraId="0AB01593" w14:textId="77777777" w:rsidR="002A64F7" w:rsidRDefault="00000000">
            <w:pPr>
              <w:spacing w:before="20" w:after="20" w:line="240" w:lineRule="auto"/>
            </w:pPr>
            <w:r>
              <w:rPr>
                <w:rFonts w:cs="Times New Roman"/>
                <w:sz w:val="20"/>
              </w:rPr>
              <w:t xml:space="preserve">  Once/mo x Silent</w:t>
            </w:r>
          </w:p>
        </w:tc>
        <w:tc>
          <w:tcPr>
            <w:tcW w:w="2340" w:type="dxa"/>
            <w:tcBorders>
              <w:top w:val="none" w:sz="0" w:space="0" w:color="000000"/>
              <w:left w:val="none" w:sz="0" w:space="0" w:color="000000"/>
              <w:bottom w:val="none" w:sz="0" w:space="0" w:color="000000"/>
              <w:right w:val="none" w:sz="0" w:space="0" w:color="000000"/>
            </w:tcBorders>
          </w:tcPr>
          <w:p w14:paraId="20384D92" w14:textId="77777777" w:rsidR="002A64F7" w:rsidRDefault="00000000">
            <w:pPr>
              <w:spacing w:before="20" w:after="20" w:line="240" w:lineRule="auto"/>
              <w:jc w:val="center"/>
            </w:pPr>
            <w:r>
              <w:rPr>
                <w:rFonts w:cs="Times New Roman"/>
                <w:sz w:val="20"/>
              </w:rPr>
              <w:t>1.011</w:t>
            </w:r>
          </w:p>
        </w:tc>
        <w:tc>
          <w:tcPr>
            <w:tcW w:w="2340" w:type="dxa"/>
            <w:tcBorders>
              <w:top w:val="none" w:sz="0" w:space="0" w:color="000000"/>
              <w:left w:val="none" w:sz="0" w:space="0" w:color="000000"/>
              <w:bottom w:val="none" w:sz="0" w:space="0" w:color="000000"/>
              <w:right w:val="none" w:sz="0" w:space="0" w:color="000000"/>
            </w:tcBorders>
          </w:tcPr>
          <w:p w14:paraId="2B04911D" w14:textId="77777777" w:rsidR="002A64F7" w:rsidRDefault="00000000">
            <w:pPr>
              <w:spacing w:before="20" w:after="20" w:line="240" w:lineRule="auto"/>
              <w:jc w:val="center"/>
            </w:pPr>
            <w:r>
              <w:rPr>
                <w:rFonts w:cs="Times New Roman"/>
                <w:sz w:val="20"/>
              </w:rPr>
              <w:t>[0.773, 1.321]</w:t>
            </w:r>
          </w:p>
        </w:tc>
        <w:tc>
          <w:tcPr>
            <w:tcW w:w="2340" w:type="dxa"/>
            <w:tcBorders>
              <w:top w:val="none" w:sz="0" w:space="0" w:color="000000"/>
              <w:left w:val="none" w:sz="0" w:space="0" w:color="000000"/>
              <w:bottom w:val="none" w:sz="0" w:space="0" w:color="000000"/>
              <w:right w:val="none" w:sz="0" w:space="0" w:color="000000"/>
            </w:tcBorders>
          </w:tcPr>
          <w:p w14:paraId="693FCC6A" w14:textId="77777777" w:rsidR="002A64F7" w:rsidRDefault="00000000">
            <w:pPr>
              <w:spacing w:before="20" w:after="20" w:line="240" w:lineRule="auto"/>
              <w:jc w:val="center"/>
            </w:pPr>
            <w:r>
              <w:rPr>
                <w:rFonts w:cs="Times New Roman"/>
                <w:sz w:val="20"/>
              </w:rPr>
              <w:t>0.937</w:t>
            </w:r>
          </w:p>
        </w:tc>
      </w:tr>
      <w:tr w:rsidR="002A64F7" w14:paraId="41EBF18B" w14:textId="77777777">
        <w:tc>
          <w:tcPr>
            <w:tcW w:w="2340" w:type="dxa"/>
            <w:tcBorders>
              <w:top w:val="none" w:sz="0" w:space="0" w:color="000000"/>
              <w:left w:val="none" w:sz="0" w:space="0" w:color="000000"/>
              <w:bottom w:val="none" w:sz="0" w:space="0" w:color="000000"/>
              <w:right w:val="none" w:sz="0" w:space="0" w:color="000000"/>
            </w:tcBorders>
          </w:tcPr>
          <w:p w14:paraId="2DEE28EA" w14:textId="77777777" w:rsidR="002A64F7" w:rsidRDefault="00000000">
            <w:pPr>
              <w:spacing w:before="20" w:after="20" w:line="240" w:lineRule="auto"/>
            </w:pPr>
            <w:r>
              <w:rPr>
                <w:rFonts w:cs="Times New Roman"/>
                <w:sz w:val="20"/>
              </w:rPr>
              <w:t xml:space="preserve">  Few times/mo x Silent</w:t>
            </w:r>
          </w:p>
        </w:tc>
        <w:tc>
          <w:tcPr>
            <w:tcW w:w="2340" w:type="dxa"/>
            <w:tcBorders>
              <w:top w:val="none" w:sz="0" w:space="0" w:color="000000"/>
              <w:left w:val="none" w:sz="0" w:space="0" w:color="000000"/>
              <w:bottom w:val="none" w:sz="0" w:space="0" w:color="000000"/>
              <w:right w:val="none" w:sz="0" w:space="0" w:color="000000"/>
            </w:tcBorders>
          </w:tcPr>
          <w:p w14:paraId="24A4552D" w14:textId="77777777" w:rsidR="002A64F7" w:rsidRDefault="00000000">
            <w:pPr>
              <w:spacing w:before="20" w:after="20" w:line="240" w:lineRule="auto"/>
              <w:jc w:val="center"/>
            </w:pPr>
            <w:r>
              <w:rPr>
                <w:rFonts w:cs="Times New Roman"/>
                <w:sz w:val="20"/>
              </w:rPr>
              <w:t>1.158</w:t>
            </w:r>
          </w:p>
        </w:tc>
        <w:tc>
          <w:tcPr>
            <w:tcW w:w="2340" w:type="dxa"/>
            <w:tcBorders>
              <w:top w:val="none" w:sz="0" w:space="0" w:color="000000"/>
              <w:left w:val="none" w:sz="0" w:space="0" w:color="000000"/>
              <w:bottom w:val="none" w:sz="0" w:space="0" w:color="000000"/>
              <w:right w:val="none" w:sz="0" w:space="0" w:color="000000"/>
            </w:tcBorders>
          </w:tcPr>
          <w:p w14:paraId="4F6473B7" w14:textId="77777777" w:rsidR="002A64F7" w:rsidRDefault="00000000">
            <w:pPr>
              <w:spacing w:before="20" w:after="20" w:line="240" w:lineRule="auto"/>
              <w:jc w:val="center"/>
            </w:pPr>
            <w:r>
              <w:rPr>
                <w:rFonts w:cs="Times New Roman"/>
                <w:sz w:val="20"/>
              </w:rPr>
              <w:t>[0.921, 1.456]</w:t>
            </w:r>
          </w:p>
        </w:tc>
        <w:tc>
          <w:tcPr>
            <w:tcW w:w="2340" w:type="dxa"/>
            <w:tcBorders>
              <w:top w:val="none" w:sz="0" w:space="0" w:color="000000"/>
              <w:left w:val="none" w:sz="0" w:space="0" w:color="000000"/>
              <w:bottom w:val="none" w:sz="0" w:space="0" w:color="000000"/>
              <w:right w:val="none" w:sz="0" w:space="0" w:color="000000"/>
            </w:tcBorders>
          </w:tcPr>
          <w:p w14:paraId="5BB8218C" w14:textId="77777777" w:rsidR="002A64F7" w:rsidRDefault="00000000">
            <w:pPr>
              <w:spacing w:before="20" w:after="20" w:line="240" w:lineRule="auto"/>
              <w:jc w:val="center"/>
            </w:pPr>
            <w:r>
              <w:rPr>
                <w:rFonts w:cs="Times New Roman"/>
                <w:sz w:val="20"/>
              </w:rPr>
              <w:t>0.209</w:t>
            </w:r>
          </w:p>
        </w:tc>
      </w:tr>
      <w:tr w:rsidR="002A64F7" w14:paraId="3F1B9EF5" w14:textId="77777777">
        <w:tc>
          <w:tcPr>
            <w:tcW w:w="2340" w:type="dxa"/>
            <w:tcBorders>
              <w:top w:val="none" w:sz="0" w:space="0" w:color="000000"/>
              <w:left w:val="none" w:sz="0" w:space="0" w:color="000000"/>
              <w:bottom w:val="none" w:sz="0" w:space="0" w:color="000000"/>
              <w:right w:val="none" w:sz="0" w:space="0" w:color="000000"/>
            </w:tcBorders>
          </w:tcPr>
          <w:p w14:paraId="139E3ABD" w14:textId="77777777" w:rsidR="002A64F7" w:rsidRDefault="00000000">
            <w:pPr>
              <w:spacing w:before="20" w:after="20" w:line="240" w:lineRule="auto"/>
            </w:pPr>
            <w:r>
              <w:rPr>
                <w:rFonts w:cs="Times New Roman"/>
                <w:sz w:val="20"/>
              </w:rPr>
              <w:t xml:space="preserve">  Few times/wk x Silent</w:t>
            </w:r>
          </w:p>
        </w:tc>
        <w:tc>
          <w:tcPr>
            <w:tcW w:w="2340" w:type="dxa"/>
            <w:tcBorders>
              <w:top w:val="none" w:sz="0" w:space="0" w:color="000000"/>
              <w:left w:val="none" w:sz="0" w:space="0" w:color="000000"/>
              <w:bottom w:val="none" w:sz="0" w:space="0" w:color="000000"/>
              <w:right w:val="none" w:sz="0" w:space="0" w:color="000000"/>
            </w:tcBorders>
          </w:tcPr>
          <w:p w14:paraId="384024F3" w14:textId="77777777" w:rsidR="002A64F7" w:rsidRDefault="00000000">
            <w:pPr>
              <w:spacing w:before="20" w:after="20" w:line="240" w:lineRule="auto"/>
              <w:jc w:val="center"/>
            </w:pPr>
            <w:r>
              <w:rPr>
                <w:rFonts w:cs="Times New Roman"/>
                <w:sz w:val="20"/>
              </w:rPr>
              <w:t>1.666</w:t>
            </w:r>
          </w:p>
        </w:tc>
        <w:tc>
          <w:tcPr>
            <w:tcW w:w="2340" w:type="dxa"/>
            <w:tcBorders>
              <w:top w:val="none" w:sz="0" w:space="0" w:color="000000"/>
              <w:left w:val="none" w:sz="0" w:space="0" w:color="000000"/>
              <w:bottom w:val="none" w:sz="0" w:space="0" w:color="000000"/>
              <w:right w:val="none" w:sz="0" w:space="0" w:color="000000"/>
            </w:tcBorders>
          </w:tcPr>
          <w:p w14:paraId="0FD65246" w14:textId="77777777" w:rsidR="002A64F7" w:rsidRDefault="00000000">
            <w:pPr>
              <w:spacing w:before="20" w:after="20" w:line="240" w:lineRule="auto"/>
              <w:jc w:val="center"/>
            </w:pPr>
            <w:r>
              <w:rPr>
                <w:rFonts w:cs="Times New Roman"/>
                <w:sz w:val="20"/>
              </w:rPr>
              <w:t>[1.332, 2.084]</w:t>
            </w:r>
          </w:p>
        </w:tc>
        <w:tc>
          <w:tcPr>
            <w:tcW w:w="2340" w:type="dxa"/>
            <w:tcBorders>
              <w:top w:val="none" w:sz="0" w:space="0" w:color="000000"/>
              <w:left w:val="none" w:sz="0" w:space="0" w:color="000000"/>
              <w:bottom w:val="none" w:sz="0" w:space="0" w:color="000000"/>
              <w:right w:val="none" w:sz="0" w:space="0" w:color="000000"/>
            </w:tcBorders>
          </w:tcPr>
          <w:p w14:paraId="2C1F12A9" w14:textId="77777777" w:rsidR="002A64F7" w:rsidRDefault="00000000">
            <w:pPr>
              <w:spacing w:before="20" w:after="20" w:line="240" w:lineRule="auto"/>
              <w:jc w:val="center"/>
            </w:pPr>
            <w:r>
              <w:rPr>
                <w:rFonts w:cs="Times New Roman"/>
                <w:sz w:val="20"/>
              </w:rPr>
              <w:t>&lt; .001</w:t>
            </w:r>
          </w:p>
        </w:tc>
      </w:tr>
      <w:tr w:rsidR="002A64F7" w14:paraId="49EFF9DD" w14:textId="77777777">
        <w:tc>
          <w:tcPr>
            <w:tcW w:w="2340" w:type="dxa"/>
            <w:tcBorders>
              <w:top w:val="none" w:sz="0" w:space="0" w:color="000000"/>
              <w:left w:val="none" w:sz="0" w:space="0" w:color="000000"/>
              <w:bottom w:val="none" w:sz="0" w:space="0" w:color="000000"/>
              <w:right w:val="none" w:sz="0" w:space="0" w:color="000000"/>
            </w:tcBorders>
          </w:tcPr>
          <w:p w14:paraId="21ADF45F" w14:textId="77777777" w:rsidR="002A64F7" w:rsidRDefault="00000000">
            <w:pPr>
              <w:spacing w:before="20" w:after="20" w:line="240" w:lineRule="auto"/>
            </w:pPr>
            <w:r>
              <w:rPr>
                <w:rFonts w:cs="Times New Roman"/>
                <w:sz w:val="20"/>
              </w:rPr>
              <w:t xml:space="preserve">  Daily x Silent</w:t>
            </w:r>
          </w:p>
        </w:tc>
        <w:tc>
          <w:tcPr>
            <w:tcW w:w="2340" w:type="dxa"/>
            <w:tcBorders>
              <w:top w:val="none" w:sz="0" w:space="0" w:color="000000"/>
              <w:left w:val="none" w:sz="0" w:space="0" w:color="000000"/>
              <w:bottom w:val="none" w:sz="0" w:space="0" w:color="000000"/>
              <w:right w:val="none" w:sz="0" w:space="0" w:color="000000"/>
            </w:tcBorders>
          </w:tcPr>
          <w:p w14:paraId="2984B269" w14:textId="77777777" w:rsidR="002A64F7" w:rsidRDefault="00000000">
            <w:pPr>
              <w:spacing w:before="20" w:after="20" w:line="240" w:lineRule="auto"/>
              <w:jc w:val="center"/>
            </w:pPr>
            <w:r>
              <w:rPr>
                <w:rFonts w:cs="Times New Roman"/>
                <w:sz w:val="20"/>
              </w:rPr>
              <w:t>1.594</w:t>
            </w:r>
          </w:p>
        </w:tc>
        <w:tc>
          <w:tcPr>
            <w:tcW w:w="2340" w:type="dxa"/>
            <w:tcBorders>
              <w:top w:val="none" w:sz="0" w:space="0" w:color="000000"/>
              <w:left w:val="none" w:sz="0" w:space="0" w:color="000000"/>
              <w:bottom w:val="none" w:sz="0" w:space="0" w:color="000000"/>
              <w:right w:val="none" w:sz="0" w:space="0" w:color="000000"/>
            </w:tcBorders>
          </w:tcPr>
          <w:p w14:paraId="62BD2E13" w14:textId="77777777" w:rsidR="002A64F7" w:rsidRDefault="00000000">
            <w:pPr>
              <w:spacing w:before="20" w:after="20" w:line="240" w:lineRule="auto"/>
              <w:jc w:val="center"/>
            </w:pPr>
            <w:r>
              <w:rPr>
                <w:rFonts w:cs="Times New Roman"/>
                <w:sz w:val="20"/>
              </w:rPr>
              <w:t>[1.213, 2.095]</w:t>
            </w:r>
          </w:p>
        </w:tc>
        <w:tc>
          <w:tcPr>
            <w:tcW w:w="2340" w:type="dxa"/>
            <w:tcBorders>
              <w:top w:val="none" w:sz="0" w:space="0" w:color="000000"/>
              <w:left w:val="none" w:sz="0" w:space="0" w:color="000000"/>
              <w:bottom w:val="none" w:sz="0" w:space="0" w:color="000000"/>
              <w:right w:val="none" w:sz="0" w:space="0" w:color="000000"/>
            </w:tcBorders>
          </w:tcPr>
          <w:p w14:paraId="0E9D7722" w14:textId="77777777" w:rsidR="002A64F7" w:rsidRDefault="00000000">
            <w:pPr>
              <w:spacing w:before="20" w:after="20" w:line="240" w:lineRule="auto"/>
              <w:jc w:val="center"/>
            </w:pPr>
            <w:r>
              <w:rPr>
                <w:rFonts w:cs="Times New Roman"/>
                <w:sz w:val="20"/>
              </w:rPr>
              <w:t>&lt; .001</w:t>
            </w:r>
          </w:p>
        </w:tc>
      </w:tr>
      <w:tr w:rsidR="002A64F7" w14:paraId="2092C075" w14:textId="77777777">
        <w:tc>
          <w:tcPr>
            <w:tcW w:w="2340" w:type="dxa"/>
            <w:tcBorders>
              <w:top w:val="none" w:sz="0" w:space="0" w:color="000000"/>
              <w:left w:val="none" w:sz="0" w:space="0" w:color="000000"/>
              <w:bottom w:val="none" w:sz="0" w:space="0" w:color="000000"/>
              <w:right w:val="none" w:sz="0" w:space="0" w:color="000000"/>
            </w:tcBorders>
          </w:tcPr>
          <w:p w14:paraId="16517B10" w14:textId="77777777" w:rsidR="002A64F7" w:rsidRDefault="002A64F7">
            <w:pPr>
              <w:spacing w:before="20" w:after="20" w:line="240" w:lineRule="auto"/>
            </w:pPr>
          </w:p>
        </w:tc>
        <w:tc>
          <w:tcPr>
            <w:tcW w:w="2340" w:type="dxa"/>
            <w:tcBorders>
              <w:top w:val="none" w:sz="0" w:space="0" w:color="000000"/>
              <w:left w:val="none" w:sz="0" w:space="0" w:color="000000"/>
              <w:bottom w:val="none" w:sz="0" w:space="0" w:color="000000"/>
              <w:right w:val="none" w:sz="0" w:space="0" w:color="000000"/>
            </w:tcBorders>
          </w:tcPr>
          <w:p w14:paraId="4EEADE3E"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235CCAAA"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39D7A2F1" w14:textId="77777777" w:rsidR="002A64F7" w:rsidRDefault="002A64F7">
            <w:pPr>
              <w:spacing w:before="20" w:after="20" w:line="240" w:lineRule="auto"/>
              <w:jc w:val="center"/>
            </w:pPr>
          </w:p>
        </w:tc>
      </w:tr>
      <w:tr w:rsidR="002A64F7" w14:paraId="22BE2DBB" w14:textId="77777777">
        <w:tc>
          <w:tcPr>
            <w:tcW w:w="2340" w:type="dxa"/>
            <w:tcBorders>
              <w:top w:val="none" w:sz="0" w:space="0" w:color="000000"/>
              <w:left w:val="none" w:sz="0" w:space="0" w:color="000000"/>
              <w:bottom w:val="none" w:sz="0" w:space="0" w:color="000000"/>
              <w:right w:val="none" w:sz="0" w:space="0" w:color="000000"/>
            </w:tcBorders>
          </w:tcPr>
          <w:p w14:paraId="38EE183A" w14:textId="77777777" w:rsidR="002A64F7" w:rsidRDefault="00000000">
            <w:pPr>
              <w:spacing w:before="20" w:after="20" w:line="240" w:lineRule="auto"/>
            </w:pPr>
            <w:r>
              <w:rPr>
                <w:rFonts w:cs="Times New Roman"/>
                <w:sz w:val="20"/>
              </w:rPr>
              <w:t>Interaction Wald Tests</w:t>
            </w:r>
          </w:p>
        </w:tc>
        <w:tc>
          <w:tcPr>
            <w:tcW w:w="2340" w:type="dxa"/>
            <w:tcBorders>
              <w:top w:val="none" w:sz="0" w:space="0" w:color="000000"/>
              <w:left w:val="none" w:sz="0" w:space="0" w:color="000000"/>
              <w:bottom w:val="none" w:sz="0" w:space="0" w:color="000000"/>
              <w:right w:val="none" w:sz="0" w:space="0" w:color="000000"/>
            </w:tcBorders>
          </w:tcPr>
          <w:p w14:paraId="21244D1A" w14:textId="77777777" w:rsidR="002A64F7" w:rsidRDefault="00000000">
            <w:pPr>
              <w:spacing w:before="20" w:after="20" w:line="240" w:lineRule="auto"/>
              <w:jc w:val="center"/>
            </w:pPr>
            <w:r>
              <w:rPr>
                <w:rFonts w:cs="Times New Roman"/>
                <w:sz w:val="20"/>
              </w:rPr>
              <w:t>F</w:t>
            </w:r>
          </w:p>
        </w:tc>
        <w:tc>
          <w:tcPr>
            <w:tcW w:w="2340" w:type="dxa"/>
            <w:tcBorders>
              <w:top w:val="none" w:sz="0" w:space="0" w:color="000000"/>
              <w:left w:val="none" w:sz="0" w:space="0" w:color="000000"/>
              <w:bottom w:val="none" w:sz="0" w:space="0" w:color="000000"/>
              <w:right w:val="none" w:sz="0" w:space="0" w:color="000000"/>
            </w:tcBorders>
          </w:tcPr>
          <w:p w14:paraId="08AEA4BB" w14:textId="77777777" w:rsidR="002A64F7" w:rsidRDefault="00000000">
            <w:pPr>
              <w:spacing w:before="20" w:after="20" w:line="240" w:lineRule="auto"/>
              <w:jc w:val="center"/>
            </w:pPr>
            <w:r>
              <w:rPr>
                <w:rFonts w:cs="Times New Roman"/>
                <w:sz w:val="20"/>
              </w:rPr>
              <w:t>df</w:t>
            </w:r>
          </w:p>
        </w:tc>
        <w:tc>
          <w:tcPr>
            <w:tcW w:w="2340" w:type="dxa"/>
            <w:tcBorders>
              <w:top w:val="none" w:sz="0" w:space="0" w:color="000000"/>
              <w:left w:val="none" w:sz="0" w:space="0" w:color="000000"/>
              <w:bottom w:val="none" w:sz="0" w:space="0" w:color="000000"/>
              <w:right w:val="none" w:sz="0" w:space="0" w:color="000000"/>
            </w:tcBorders>
          </w:tcPr>
          <w:p w14:paraId="2EF25BF2" w14:textId="77777777" w:rsidR="002A64F7" w:rsidRDefault="00000000">
            <w:pPr>
              <w:spacing w:before="20" w:after="20" w:line="240" w:lineRule="auto"/>
              <w:jc w:val="center"/>
            </w:pPr>
            <w:r>
              <w:rPr>
                <w:rFonts w:cs="Times New Roman"/>
                <w:sz w:val="20"/>
              </w:rPr>
              <w:t>p</w:t>
            </w:r>
          </w:p>
        </w:tc>
      </w:tr>
      <w:tr w:rsidR="002A64F7" w14:paraId="2635593F" w14:textId="77777777">
        <w:tc>
          <w:tcPr>
            <w:tcW w:w="2340" w:type="dxa"/>
            <w:tcBorders>
              <w:top w:val="none" w:sz="0" w:space="0" w:color="000000"/>
              <w:left w:val="none" w:sz="0" w:space="0" w:color="000000"/>
              <w:bottom w:val="none" w:sz="0" w:space="0" w:color="000000"/>
              <w:right w:val="none" w:sz="0" w:space="0" w:color="000000"/>
            </w:tcBorders>
          </w:tcPr>
          <w:p w14:paraId="74ED181A" w14:textId="77777777" w:rsidR="002A64F7" w:rsidRDefault="00000000">
            <w:pPr>
              <w:spacing w:before="20" w:after="20" w:line="240" w:lineRule="auto"/>
            </w:pPr>
            <w:r>
              <w:rPr>
                <w:rFonts w:cs="Times New Roman"/>
                <w:sz w:val="20"/>
              </w:rPr>
              <w:t>Model 1: Soc x Generation</w:t>
            </w:r>
          </w:p>
        </w:tc>
        <w:tc>
          <w:tcPr>
            <w:tcW w:w="2340" w:type="dxa"/>
            <w:tcBorders>
              <w:top w:val="none" w:sz="0" w:space="0" w:color="000000"/>
              <w:left w:val="none" w:sz="0" w:space="0" w:color="000000"/>
              <w:bottom w:val="none" w:sz="0" w:space="0" w:color="000000"/>
              <w:right w:val="none" w:sz="0" w:space="0" w:color="000000"/>
            </w:tcBorders>
          </w:tcPr>
          <w:p w14:paraId="46C28DFD" w14:textId="77777777" w:rsidR="002A64F7" w:rsidRDefault="00000000">
            <w:pPr>
              <w:spacing w:before="20" w:after="20" w:line="240" w:lineRule="auto"/>
              <w:jc w:val="center"/>
            </w:pPr>
            <w:r>
              <w:rPr>
                <w:rFonts w:cs="Times New Roman"/>
                <w:sz w:val="20"/>
              </w:rPr>
              <w:t>5.00</w:t>
            </w:r>
          </w:p>
        </w:tc>
        <w:tc>
          <w:tcPr>
            <w:tcW w:w="2340" w:type="dxa"/>
            <w:tcBorders>
              <w:top w:val="none" w:sz="0" w:space="0" w:color="000000"/>
              <w:left w:val="none" w:sz="0" w:space="0" w:color="000000"/>
              <w:bottom w:val="none" w:sz="0" w:space="0" w:color="000000"/>
              <w:right w:val="none" w:sz="0" w:space="0" w:color="000000"/>
            </w:tcBorders>
          </w:tcPr>
          <w:p w14:paraId="30CDF628" w14:textId="77777777" w:rsidR="002A64F7" w:rsidRDefault="00000000">
            <w:pPr>
              <w:spacing w:before="20" w:after="20" w:line="240" w:lineRule="auto"/>
              <w:jc w:val="center"/>
            </w:pPr>
            <w:r>
              <w:rPr>
                <w:rFonts w:cs="Times New Roman"/>
                <w:sz w:val="20"/>
              </w:rPr>
              <w:t>(20, 116788)</w:t>
            </w:r>
          </w:p>
        </w:tc>
        <w:tc>
          <w:tcPr>
            <w:tcW w:w="2340" w:type="dxa"/>
            <w:tcBorders>
              <w:top w:val="none" w:sz="0" w:space="0" w:color="000000"/>
              <w:left w:val="none" w:sz="0" w:space="0" w:color="000000"/>
              <w:bottom w:val="none" w:sz="0" w:space="0" w:color="000000"/>
              <w:right w:val="none" w:sz="0" w:space="0" w:color="000000"/>
            </w:tcBorders>
          </w:tcPr>
          <w:p w14:paraId="68692ECD" w14:textId="77777777" w:rsidR="002A64F7" w:rsidRDefault="00000000">
            <w:pPr>
              <w:spacing w:before="20" w:after="20" w:line="240" w:lineRule="auto"/>
              <w:jc w:val="center"/>
            </w:pPr>
            <w:r>
              <w:rPr>
                <w:rFonts w:cs="Times New Roman"/>
                <w:sz w:val="20"/>
              </w:rPr>
              <w:t>&lt; .001</w:t>
            </w:r>
          </w:p>
        </w:tc>
      </w:tr>
      <w:tr w:rsidR="002A64F7" w14:paraId="3E71B800" w14:textId="77777777">
        <w:tc>
          <w:tcPr>
            <w:tcW w:w="2340" w:type="dxa"/>
            <w:tcBorders>
              <w:top w:val="none" w:sz="0" w:space="0" w:color="000000"/>
              <w:left w:val="none" w:sz="0" w:space="0" w:color="000000"/>
              <w:bottom w:val="none" w:sz="0" w:space="0" w:color="000000"/>
              <w:right w:val="none" w:sz="0" w:space="0" w:color="000000"/>
            </w:tcBorders>
          </w:tcPr>
          <w:p w14:paraId="67AD9981" w14:textId="77777777" w:rsidR="002A64F7" w:rsidRDefault="00000000">
            <w:pPr>
              <w:spacing w:before="20" w:after="20" w:line="240" w:lineRule="auto"/>
            </w:pPr>
            <w:r>
              <w:rPr>
                <w:rFonts w:cs="Times New Roman"/>
                <w:sz w:val="20"/>
              </w:rPr>
              <w:t>Model 2: Soc x Gen x Education</w:t>
            </w:r>
          </w:p>
        </w:tc>
        <w:tc>
          <w:tcPr>
            <w:tcW w:w="2340" w:type="dxa"/>
            <w:tcBorders>
              <w:top w:val="none" w:sz="0" w:space="0" w:color="000000"/>
              <w:left w:val="none" w:sz="0" w:space="0" w:color="000000"/>
              <w:bottom w:val="none" w:sz="0" w:space="0" w:color="000000"/>
              <w:right w:val="none" w:sz="0" w:space="0" w:color="000000"/>
            </w:tcBorders>
          </w:tcPr>
          <w:p w14:paraId="09E6DEFB" w14:textId="77777777" w:rsidR="002A64F7" w:rsidRDefault="00000000">
            <w:pPr>
              <w:spacing w:before="20" w:after="20" w:line="240" w:lineRule="auto"/>
              <w:jc w:val="center"/>
            </w:pPr>
            <w:r>
              <w:rPr>
                <w:rFonts w:cs="Times New Roman"/>
                <w:sz w:val="20"/>
              </w:rPr>
              <w:t>1.90</w:t>
            </w:r>
          </w:p>
        </w:tc>
        <w:tc>
          <w:tcPr>
            <w:tcW w:w="2340" w:type="dxa"/>
            <w:tcBorders>
              <w:top w:val="none" w:sz="0" w:space="0" w:color="000000"/>
              <w:left w:val="none" w:sz="0" w:space="0" w:color="000000"/>
              <w:bottom w:val="none" w:sz="0" w:space="0" w:color="000000"/>
              <w:right w:val="none" w:sz="0" w:space="0" w:color="000000"/>
            </w:tcBorders>
          </w:tcPr>
          <w:p w14:paraId="7904F2FC" w14:textId="77777777" w:rsidR="002A64F7" w:rsidRDefault="00000000">
            <w:pPr>
              <w:spacing w:before="20" w:after="20" w:line="240" w:lineRule="auto"/>
              <w:jc w:val="center"/>
            </w:pPr>
            <w:r>
              <w:rPr>
                <w:rFonts w:cs="Times New Roman"/>
                <w:sz w:val="20"/>
              </w:rPr>
              <w:t>(20, 116759)</w:t>
            </w:r>
          </w:p>
        </w:tc>
        <w:tc>
          <w:tcPr>
            <w:tcW w:w="2340" w:type="dxa"/>
            <w:tcBorders>
              <w:top w:val="none" w:sz="0" w:space="0" w:color="000000"/>
              <w:left w:val="none" w:sz="0" w:space="0" w:color="000000"/>
              <w:bottom w:val="none" w:sz="0" w:space="0" w:color="000000"/>
              <w:right w:val="none" w:sz="0" w:space="0" w:color="000000"/>
            </w:tcBorders>
          </w:tcPr>
          <w:p w14:paraId="4DEAA967" w14:textId="77777777" w:rsidR="002A64F7" w:rsidRDefault="00000000">
            <w:pPr>
              <w:spacing w:before="20" w:after="20" w:line="240" w:lineRule="auto"/>
              <w:jc w:val="center"/>
            </w:pPr>
            <w:r>
              <w:rPr>
                <w:rFonts w:cs="Times New Roman"/>
                <w:sz w:val="20"/>
              </w:rPr>
              <w:t>0.009</w:t>
            </w:r>
          </w:p>
        </w:tc>
      </w:tr>
      <w:tr w:rsidR="002A64F7" w14:paraId="1F5CB9F2" w14:textId="77777777">
        <w:tc>
          <w:tcPr>
            <w:tcW w:w="2340" w:type="dxa"/>
            <w:tcBorders>
              <w:top w:val="none" w:sz="0" w:space="0" w:color="000000"/>
              <w:left w:val="none" w:sz="0" w:space="0" w:color="000000"/>
              <w:bottom w:val="none" w:sz="0" w:space="0" w:color="000000"/>
              <w:right w:val="none" w:sz="0" w:space="0" w:color="000000"/>
            </w:tcBorders>
          </w:tcPr>
          <w:p w14:paraId="2BAC9AD6" w14:textId="77777777" w:rsidR="002A64F7" w:rsidRDefault="00000000">
            <w:pPr>
              <w:spacing w:before="20" w:after="20" w:line="240" w:lineRule="auto"/>
            </w:pPr>
            <w:r>
              <w:rPr>
                <w:rFonts w:cs="Times New Roman"/>
                <w:sz w:val="20"/>
              </w:rPr>
              <w:t>Model 3: Soc x Gen x Employment</w:t>
            </w:r>
          </w:p>
        </w:tc>
        <w:tc>
          <w:tcPr>
            <w:tcW w:w="2340" w:type="dxa"/>
            <w:tcBorders>
              <w:top w:val="none" w:sz="0" w:space="0" w:color="000000"/>
              <w:left w:val="none" w:sz="0" w:space="0" w:color="000000"/>
              <w:bottom w:val="none" w:sz="0" w:space="0" w:color="000000"/>
              <w:right w:val="none" w:sz="0" w:space="0" w:color="000000"/>
            </w:tcBorders>
          </w:tcPr>
          <w:p w14:paraId="17BCDE7C" w14:textId="77777777" w:rsidR="002A64F7" w:rsidRDefault="00000000">
            <w:pPr>
              <w:spacing w:before="20" w:after="20" w:line="240" w:lineRule="auto"/>
              <w:jc w:val="center"/>
            </w:pPr>
            <w:r>
              <w:rPr>
                <w:rFonts w:cs="Times New Roman"/>
                <w:sz w:val="20"/>
              </w:rPr>
              <w:t>1.55</w:t>
            </w:r>
          </w:p>
        </w:tc>
        <w:tc>
          <w:tcPr>
            <w:tcW w:w="2340" w:type="dxa"/>
            <w:tcBorders>
              <w:top w:val="none" w:sz="0" w:space="0" w:color="000000"/>
              <w:left w:val="none" w:sz="0" w:space="0" w:color="000000"/>
              <w:bottom w:val="none" w:sz="0" w:space="0" w:color="000000"/>
              <w:right w:val="none" w:sz="0" w:space="0" w:color="000000"/>
            </w:tcBorders>
          </w:tcPr>
          <w:p w14:paraId="43AFED40" w14:textId="77777777" w:rsidR="002A64F7" w:rsidRDefault="00000000">
            <w:pPr>
              <w:spacing w:before="20" w:after="20" w:line="240" w:lineRule="auto"/>
              <w:jc w:val="center"/>
            </w:pPr>
            <w:r>
              <w:rPr>
                <w:rFonts w:cs="Times New Roman"/>
                <w:sz w:val="20"/>
              </w:rPr>
              <w:t>(20, 116759)</w:t>
            </w:r>
          </w:p>
        </w:tc>
        <w:tc>
          <w:tcPr>
            <w:tcW w:w="2340" w:type="dxa"/>
            <w:tcBorders>
              <w:top w:val="none" w:sz="0" w:space="0" w:color="000000"/>
              <w:left w:val="none" w:sz="0" w:space="0" w:color="000000"/>
              <w:bottom w:val="none" w:sz="0" w:space="0" w:color="000000"/>
              <w:right w:val="none" w:sz="0" w:space="0" w:color="000000"/>
            </w:tcBorders>
          </w:tcPr>
          <w:p w14:paraId="4F2D7E8D" w14:textId="77777777" w:rsidR="002A64F7" w:rsidRDefault="00000000">
            <w:pPr>
              <w:spacing w:before="20" w:after="20" w:line="240" w:lineRule="auto"/>
              <w:jc w:val="center"/>
            </w:pPr>
            <w:r>
              <w:rPr>
                <w:rFonts w:cs="Times New Roman"/>
                <w:sz w:val="20"/>
              </w:rPr>
              <w:t>0.056</w:t>
            </w:r>
          </w:p>
        </w:tc>
      </w:tr>
      <w:tr w:rsidR="002A64F7" w14:paraId="6EEF9CB4" w14:textId="77777777">
        <w:tc>
          <w:tcPr>
            <w:tcW w:w="2340" w:type="dxa"/>
            <w:tcBorders>
              <w:top w:val="none" w:sz="0" w:space="0" w:color="000000"/>
              <w:left w:val="none" w:sz="0" w:space="0" w:color="000000"/>
              <w:bottom w:val="none" w:sz="0" w:space="0" w:color="000000"/>
              <w:right w:val="none" w:sz="0" w:space="0" w:color="000000"/>
            </w:tcBorders>
          </w:tcPr>
          <w:p w14:paraId="435640C5" w14:textId="77777777" w:rsidR="002A64F7" w:rsidRDefault="00000000">
            <w:pPr>
              <w:spacing w:before="20" w:after="20" w:line="240" w:lineRule="auto"/>
            </w:pPr>
            <w:r>
              <w:rPr>
                <w:rFonts w:cs="Times New Roman"/>
                <w:sz w:val="20"/>
              </w:rPr>
              <w:t>Model 4: Soc x Gen x Civic SM</w:t>
            </w:r>
          </w:p>
        </w:tc>
        <w:tc>
          <w:tcPr>
            <w:tcW w:w="2340" w:type="dxa"/>
            <w:tcBorders>
              <w:top w:val="none" w:sz="0" w:space="0" w:color="000000"/>
              <w:left w:val="none" w:sz="0" w:space="0" w:color="000000"/>
              <w:bottom w:val="none" w:sz="0" w:space="0" w:color="000000"/>
              <w:right w:val="none" w:sz="0" w:space="0" w:color="000000"/>
            </w:tcBorders>
          </w:tcPr>
          <w:p w14:paraId="5EFFA6D2" w14:textId="77777777" w:rsidR="002A64F7" w:rsidRDefault="00000000">
            <w:pPr>
              <w:spacing w:before="20" w:after="20" w:line="240" w:lineRule="auto"/>
              <w:jc w:val="center"/>
            </w:pPr>
            <w:r>
              <w:rPr>
                <w:rFonts w:cs="Times New Roman"/>
                <w:sz w:val="20"/>
              </w:rPr>
              <w:t>0.50</w:t>
            </w:r>
          </w:p>
        </w:tc>
        <w:tc>
          <w:tcPr>
            <w:tcW w:w="2340" w:type="dxa"/>
            <w:tcBorders>
              <w:top w:val="none" w:sz="0" w:space="0" w:color="000000"/>
              <w:left w:val="none" w:sz="0" w:space="0" w:color="000000"/>
              <w:bottom w:val="none" w:sz="0" w:space="0" w:color="000000"/>
              <w:right w:val="none" w:sz="0" w:space="0" w:color="000000"/>
            </w:tcBorders>
          </w:tcPr>
          <w:p w14:paraId="10AFBDA7" w14:textId="77777777" w:rsidR="002A64F7" w:rsidRDefault="00000000">
            <w:pPr>
              <w:spacing w:before="20" w:after="20" w:line="240" w:lineRule="auto"/>
              <w:jc w:val="center"/>
            </w:pPr>
            <w:r>
              <w:rPr>
                <w:rFonts w:cs="Times New Roman"/>
                <w:sz w:val="20"/>
              </w:rPr>
              <w:t>(20, 116758)</w:t>
            </w:r>
          </w:p>
        </w:tc>
        <w:tc>
          <w:tcPr>
            <w:tcW w:w="2340" w:type="dxa"/>
            <w:tcBorders>
              <w:top w:val="none" w:sz="0" w:space="0" w:color="000000"/>
              <w:left w:val="none" w:sz="0" w:space="0" w:color="000000"/>
              <w:bottom w:val="none" w:sz="0" w:space="0" w:color="000000"/>
              <w:right w:val="none" w:sz="0" w:space="0" w:color="000000"/>
            </w:tcBorders>
          </w:tcPr>
          <w:p w14:paraId="410B70B5" w14:textId="77777777" w:rsidR="002A64F7" w:rsidRDefault="00000000">
            <w:pPr>
              <w:spacing w:before="20" w:after="20" w:line="240" w:lineRule="auto"/>
              <w:jc w:val="center"/>
            </w:pPr>
            <w:r>
              <w:rPr>
                <w:rFonts w:cs="Times New Roman"/>
                <w:sz w:val="20"/>
              </w:rPr>
              <w:t>0.969</w:t>
            </w:r>
          </w:p>
        </w:tc>
      </w:tr>
      <w:tr w:rsidR="002A64F7" w14:paraId="3F41AD43" w14:textId="77777777">
        <w:tc>
          <w:tcPr>
            <w:tcW w:w="2340" w:type="dxa"/>
            <w:tcBorders>
              <w:top w:val="none" w:sz="0" w:space="0" w:color="000000"/>
              <w:left w:val="none" w:sz="0" w:space="0" w:color="000000"/>
              <w:bottom w:val="none" w:sz="0" w:space="0" w:color="000000"/>
              <w:right w:val="none" w:sz="0" w:space="0" w:color="000000"/>
            </w:tcBorders>
          </w:tcPr>
          <w:p w14:paraId="795B9422" w14:textId="77777777" w:rsidR="002A64F7" w:rsidRDefault="00000000">
            <w:pPr>
              <w:spacing w:before="20" w:after="20" w:line="240" w:lineRule="auto"/>
            </w:pPr>
            <w:r>
              <w:rPr>
                <w:rFonts w:cs="Times New Roman"/>
                <w:sz w:val="20"/>
              </w:rPr>
              <w:t>Model 5: Soc x Gen x Post-COVID</w:t>
            </w:r>
          </w:p>
        </w:tc>
        <w:tc>
          <w:tcPr>
            <w:tcW w:w="2340" w:type="dxa"/>
            <w:tcBorders>
              <w:top w:val="none" w:sz="0" w:space="0" w:color="000000"/>
              <w:left w:val="none" w:sz="0" w:space="0" w:color="000000"/>
              <w:bottom w:val="none" w:sz="0" w:space="0" w:color="000000"/>
              <w:right w:val="none" w:sz="0" w:space="0" w:color="000000"/>
            </w:tcBorders>
          </w:tcPr>
          <w:p w14:paraId="494EC82C" w14:textId="77777777" w:rsidR="002A64F7" w:rsidRDefault="00000000">
            <w:pPr>
              <w:spacing w:before="20" w:after="20" w:line="240" w:lineRule="auto"/>
              <w:jc w:val="center"/>
            </w:pPr>
            <w:r>
              <w:rPr>
                <w:rFonts w:cs="Times New Roman"/>
                <w:sz w:val="20"/>
              </w:rPr>
              <w:t>1.03</w:t>
            </w:r>
          </w:p>
        </w:tc>
        <w:tc>
          <w:tcPr>
            <w:tcW w:w="2340" w:type="dxa"/>
            <w:tcBorders>
              <w:top w:val="none" w:sz="0" w:space="0" w:color="000000"/>
              <w:left w:val="none" w:sz="0" w:space="0" w:color="000000"/>
              <w:bottom w:val="none" w:sz="0" w:space="0" w:color="000000"/>
              <w:right w:val="none" w:sz="0" w:space="0" w:color="000000"/>
            </w:tcBorders>
          </w:tcPr>
          <w:p w14:paraId="6E622882" w14:textId="77777777" w:rsidR="002A64F7" w:rsidRDefault="00000000">
            <w:pPr>
              <w:spacing w:before="20" w:after="20" w:line="240" w:lineRule="auto"/>
              <w:jc w:val="center"/>
            </w:pPr>
            <w:r>
              <w:rPr>
                <w:rFonts w:cs="Times New Roman"/>
                <w:sz w:val="20"/>
              </w:rPr>
              <w:t>(20, 116759)</w:t>
            </w:r>
          </w:p>
        </w:tc>
        <w:tc>
          <w:tcPr>
            <w:tcW w:w="2340" w:type="dxa"/>
            <w:tcBorders>
              <w:top w:val="none" w:sz="0" w:space="0" w:color="000000"/>
              <w:left w:val="none" w:sz="0" w:space="0" w:color="000000"/>
              <w:bottom w:val="none" w:sz="0" w:space="0" w:color="000000"/>
              <w:right w:val="none" w:sz="0" w:space="0" w:color="000000"/>
            </w:tcBorders>
          </w:tcPr>
          <w:p w14:paraId="46B8EBFA" w14:textId="77777777" w:rsidR="002A64F7" w:rsidRDefault="00000000">
            <w:pPr>
              <w:spacing w:before="20" w:after="20" w:line="240" w:lineRule="auto"/>
              <w:jc w:val="center"/>
            </w:pPr>
            <w:r>
              <w:rPr>
                <w:rFonts w:cs="Times New Roman"/>
                <w:sz w:val="20"/>
              </w:rPr>
              <w:t>0.420</w:t>
            </w:r>
          </w:p>
        </w:tc>
      </w:tr>
      <w:tr w:rsidR="002A64F7" w14:paraId="6B415374" w14:textId="77777777">
        <w:tc>
          <w:tcPr>
            <w:tcW w:w="2340" w:type="dxa"/>
            <w:tcBorders>
              <w:top w:val="none" w:sz="0" w:space="0" w:color="000000"/>
              <w:left w:val="none" w:sz="0" w:space="0" w:color="000000"/>
              <w:bottom w:val="none" w:sz="0" w:space="0" w:color="000000"/>
              <w:right w:val="none" w:sz="0" w:space="0" w:color="000000"/>
            </w:tcBorders>
          </w:tcPr>
          <w:p w14:paraId="55A0BC34" w14:textId="77777777" w:rsidR="002A64F7" w:rsidRDefault="002A64F7">
            <w:pPr>
              <w:spacing w:before="20" w:after="20" w:line="240" w:lineRule="auto"/>
            </w:pPr>
          </w:p>
        </w:tc>
        <w:tc>
          <w:tcPr>
            <w:tcW w:w="2340" w:type="dxa"/>
            <w:tcBorders>
              <w:top w:val="none" w:sz="0" w:space="0" w:color="000000"/>
              <w:left w:val="none" w:sz="0" w:space="0" w:color="000000"/>
              <w:bottom w:val="none" w:sz="0" w:space="0" w:color="000000"/>
              <w:right w:val="none" w:sz="0" w:space="0" w:color="000000"/>
            </w:tcBorders>
          </w:tcPr>
          <w:p w14:paraId="12610111"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2E72AB6A"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0026CADE" w14:textId="77777777" w:rsidR="002A64F7" w:rsidRDefault="002A64F7">
            <w:pPr>
              <w:spacing w:before="20" w:after="20" w:line="240" w:lineRule="auto"/>
              <w:jc w:val="center"/>
            </w:pPr>
          </w:p>
        </w:tc>
      </w:tr>
      <w:tr w:rsidR="002A64F7" w14:paraId="59C71917" w14:textId="77777777">
        <w:tc>
          <w:tcPr>
            <w:tcW w:w="2340" w:type="dxa"/>
            <w:tcBorders>
              <w:top w:val="none" w:sz="0" w:space="0" w:color="000000"/>
              <w:left w:val="none" w:sz="0" w:space="0" w:color="000000"/>
              <w:bottom w:val="none" w:sz="0" w:space="0" w:color="000000"/>
              <w:right w:val="none" w:sz="0" w:space="0" w:color="000000"/>
            </w:tcBorders>
          </w:tcPr>
          <w:p w14:paraId="442B7ACF" w14:textId="77777777" w:rsidR="002A64F7" w:rsidRDefault="00000000">
            <w:pPr>
              <w:spacing w:before="20" w:after="20" w:line="240" w:lineRule="auto"/>
            </w:pPr>
            <w:r>
              <w:rPr>
                <w:rFonts w:cs="Times New Roman"/>
                <w:sz w:val="20"/>
              </w:rPr>
              <w:t>Model Fit</w:t>
            </w:r>
          </w:p>
        </w:tc>
        <w:tc>
          <w:tcPr>
            <w:tcW w:w="2340" w:type="dxa"/>
            <w:tcBorders>
              <w:top w:val="none" w:sz="0" w:space="0" w:color="000000"/>
              <w:left w:val="none" w:sz="0" w:space="0" w:color="000000"/>
              <w:bottom w:val="none" w:sz="0" w:space="0" w:color="000000"/>
              <w:right w:val="none" w:sz="0" w:space="0" w:color="000000"/>
            </w:tcBorders>
          </w:tcPr>
          <w:p w14:paraId="53132E31"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21DFE339"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251CB7E2" w14:textId="77777777" w:rsidR="002A64F7" w:rsidRDefault="002A64F7">
            <w:pPr>
              <w:spacing w:before="20" w:after="20" w:line="240" w:lineRule="auto"/>
              <w:jc w:val="center"/>
            </w:pPr>
          </w:p>
        </w:tc>
      </w:tr>
      <w:tr w:rsidR="002A64F7" w14:paraId="032FCF45" w14:textId="77777777">
        <w:tc>
          <w:tcPr>
            <w:tcW w:w="2340" w:type="dxa"/>
            <w:tcBorders>
              <w:top w:val="none" w:sz="0" w:space="0" w:color="000000"/>
              <w:left w:val="none" w:sz="0" w:space="0" w:color="000000"/>
              <w:bottom w:val="none" w:sz="0" w:space="0" w:color="000000"/>
              <w:right w:val="none" w:sz="0" w:space="0" w:color="000000"/>
            </w:tcBorders>
          </w:tcPr>
          <w:p w14:paraId="461A65D7" w14:textId="77777777" w:rsidR="002A64F7" w:rsidRDefault="00000000">
            <w:pPr>
              <w:spacing w:before="20" w:after="20" w:line="240" w:lineRule="auto"/>
            </w:pPr>
            <w:r>
              <w:rPr>
                <w:rFonts w:cs="Times New Roman"/>
                <w:sz w:val="20"/>
              </w:rPr>
              <w:t>McFadden pseudo R² = 0.1144</w:t>
            </w:r>
          </w:p>
        </w:tc>
        <w:tc>
          <w:tcPr>
            <w:tcW w:w="2340" w:type="dxa"/>
            <w:tcBorders>
              <w:top w:val="none" w:sz="0" w:space="0" w:color="000000"/>
              <w:left w:val="none" w:sz="0" w:space="0" w:color="000000"/>
              <w:bottom w:val="none" w:sz="0" w:space="0" w:color="000000"/>
              <w:right w:val="none" w:sz="0" w:space="0" w:color="000000"/>
            </w:tcBorders>
          </w:tcPr>
          <w:p w14:paraId="7DC1C4D0"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0DA86C5B" w14:textId="77777777" w:rsidR="002A64F7" w:rsidRDefault="002A64F7">
            <w:pPr>
              <w:spacing w:before="20" w:after="20" w:line="240" w:lineRule="auto"/>
              <w:jc w:val="center"/>
            </w:pPr>
          </w:p>
        </w:tc>
        <w:tc>
          <w:tcPr>
            <w:tcW w:w="2340" w:type="dxa"/>
            <w:tcBorders>
              <w:top w:val="none" w:sz="0" w:space="0" w:color="000000"/>
              <w:left w:val="none" w:sz="0" w:space="0" w:color="000000"/>
              <w:bottom w:val="none" w:sz="0" w:space="0" w:color="000000"/>
              <w:right w:val="none" w:sz="0" w:space="0" w:color="000000"/>
            </w:tcBorders>
          </w:tcPr>
          <w:p w14:paraId="11519E3A" w14:textId="77777777" w:rsidR="002A64F7" w:rsidRDefault="002A64F7">
            <w:pPr>
              <w:spacing w:before="20" w:after="20" w:line="240" w:lineRule="auto"/>
              <w:jc w:val="center"/>
            </w:pPr>
          </w:p>
        </w:tc>
      </w:tr>
      <w:tr w:rsidR="002A64F7" w14:paraId="301CBC28" w14:textId="77777777">
        <w:tc>
          <w:tcPr>
            <w:tcW w:w="2340" w:type="dxa"/>
            <w:tcBorders>
              <w:top w:val="none" w:sz="0" w:space="0" w:color="000000"/>
              <w:left w:val="none" w:sz="0" w:space="0" w:color="000000"/>
              <w:bottom w:val="single" w:sz="8" w:space="0" w:color="000000"/>
              <w:right w:val="none" w:sz="0" w:space="0" w:color="000000"/>
            </w:tcBorders>
          </w:tcPr>
          <w:p w14:paraId="5C2F4662" w14:textId="77777777" w:rsidR="002A64F7" w:rsidRDefault="00000000">
            <w:pPr>
              <w:spacing w:before="20" w:after="20" w:line="240" w:lineRule="auto"/>
            </w:pPr>
            <w:r>
              <w:rPr>
                <w:rFonts w:cs="Times New Roman"/>
                <w:sz w:val="20"/>
              </w:rPr>
              <w:t>N = 201,168</w:t>
            </w:r>
          </w:p>
        </w:tc>
        <w:tc>
          <w:tcPr>
            <w:tcW w:w="2340" w:type="dxa"/>
            <w:tcBorders>
              <w:top w:val="none" w:sz="0" w:space="0" w:color="000000"/>
              <w:left w:val="none" w:sz="0" w:space="0" w:color="000000"/>
              <w:bottom w:val="single" w:sz="8" w:space="0" w:color="000000"/>
              <w:right w:val="none" w:sz="0" w:space="0" w:color="000000"/>
            </w:tcBorders>
          </w:tcPr>
          <w:p w14:paraId="1CABFFEA" w14:textId="77777777" w:rsidR="002A64F7" w:rsidRDefault="002A64F7">
            <w:pPr>
              <w:spacing w:before="20" w:after="20" w:line="240" w:lineRule="auto"/>
              <w:jc w:val="center"/>
            </w:pPr>
          </w:p>
        </w:tc>
        <w:tc>
          <w:tcPr>
            <w:tcW w:w="2340" w:type="dxa"/>
            <w:tcBorders>
              <w:top w:val="none" w:sz="0" w:space="0" w:color="000000"/>
              <w:left w:val="none" w:sz="0" w:space="0" w:color="000000"/>
              <w:bottom w:val="single" w:sz="8" w:space="0" w:color="000000"/>
              <w:right w:val="none" w:sz="0" w:space="0" w:color="000000"/>
            </w:tcBorders>
          </w:tcPr>
          <w:p w14:paraId="0D85641D" w14:textId="77777777" w:rsidR="002A64F7" w:rsidRDefault="002A64F7">
            <w:pPr>
              <w:spacing w:before="20" w:after="20" w:line="240" w:lineRule="auto"/>
              <w:jc w:val="center"/>
            </w:pPr>
          </w:p>
        </w:tc>
        <w:tc>
          <w:tcPr>
            <w:tcW w:w="2340" w:type="dxa"/>
            <w:tcBorders>
              <w:top w:val="none" w:sz="0" w:space="0" w:color="000000"/>
              <w:left w:val="none" w:sz="0" w:space="0" w:color="000000"/>
              <w:bottom w:val="single" w:sz="8" w:space="0" w:color="000000"/>
              <w:right w:val="none" w:sz="0" w:space="0" w:color="000000"/>
            </w:tcBorders>
          </w:tcPr>
          <w:p w14:paraId="515E778A" w14:textId="77777777" w:rsidR="002A64F7" w:rsidRDefault="002A64F7">
            <w:pPr>
              <w:spacing w:before="20" w:after="20" w:line="240" w:lineRule="auto"/>
              <w:jc w:val="center"/>
            </w:pPr>
          </w:p>
        </w:tc>
      </w:tr>
    </w:tbl>
    <w:p w14:paraId="596B07E5" w14:textId="77777777" w:rsidR="002A64F7" w:rsidRDefault="00000000">
      <w:pPr>
        <w:spacing w:before="40" w:after="0" w:line="480" w:lineRule="auto"/>
      </w:pPr>
      <w:r>
        <w:rPr>
          <w:rFonts w:cs="Times New Roman"/>
          <w:i/>
          <w:sz w:val="20"/>
        </w:rPr>
        <w:t xml:space="preserve">Note. </w:t>
      </w:r>
      <w:r>
        <w:rPr>
          <w:rFonts w:cs="Times New Roman"/>
          <w:sz w:val="20"/>
        </w:rPr>
        <w:t>OR = odds ratio. CI = confidence interval. Survey-weighted logistic regression (quasibinomial). All models control for age, sex, race/ethnicity, education (BA+), employment, marital status, family income (log), metropolitan status, region, and post-COVID period. Interaction Wald tests use design-corrected F-statistics. McFadden pseudo R² computed as 1 − (deviance / null deviance).</w:t>
      </w:r>
    </w:p>
    <w:p w14:paraId="7A1AD353" w14:textId="77777777" w:rsidR="002A64F7" w:rsidRDefault="00000000">
      <w:pPr>
        <w:spacing w:before="40" w:after="0" w:line="480" w:lineRule="auto"/>
      </w:pPr>
      <w:r>
        <w:rPr>
          <w:rFonts w:cs="Times New Roman"/>
          <w:sz w:val="20"/>
        </w:rPr>
        <w:t>*p &lt; .05. **p &lt; .01. ***p &lt; .001.</w:t>
      </w:r>
    </w:p>
    <w:p w14:paraId="722A1002" w14:textId="77777777" w:rsidR="002A64F7" w:rsidRDefault="002A64F7">
      <w:pPr>
        <w:spacing w:before="80" w:after="240" w:line="480" w:lineRule="auto"/>
      </w:pPr>
    </w:p>
    <w:p w14:paraId="52B51C7A" w14:textId="77777777" w:rsidR="002A64F7" w:rsidRDefault="002A64F7">
      <w:pPr>
        <w:spacing w:before="120" w:after="0" w:line="240" w:lineRule="auto"/>
      </w:pPr>
    </w:p>
    <w:p w14:paraId="091268FD" w14:textId="77777777" w:rsidR="002A64F7" w:rsidRDefault="00000000">
      <w:pPr>
        <w:spacing w:after="80" w:line="240" w:lineRule="auto"/>
        <w:jc w:val="center"/>
      </w:pPr>
      <w:r>
        <w:rPr>
          <w:noProof/>
        </w:rPr>
        <w:lastRenderedPageBreak/>
        <w:drawing>
          <wp:inline distT="0" distB="0" distL="0" distR="0" wp14:anchorId="376B35AB" wp14:editId="26F6AF93">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ed_prob.png"/>
                    <pic:cNvPicPr/>
                  </pic:nvPicPr>
                  <pic:blipFill>
                    <a:blip r:embed="rId11"/>
                    <a:stretch>
                      <a:fillRect/>
                    </a:stretch>
                  </pic:blipFill>
                  <pic:spPr>
                    <a:xfrm>
                      <a:off x="0" y="0"/>
                      <a:ext cx="5029200" cy="3017520"/>
                    </a:xfrm>
                    <a:prstGeom prst="rect">
                      <a:avLst/>
                    </a:prstGeom>
                  </pic:spPr>
                </pic:pic>
              </a:graphicData>
            </a:graphic>
          </wp:inline>
        </w:drawing>
      </w:r>
    </w:p>
    <w:p w14:paraId="22525E45" w14:textId="77777777" w:rsidR="002A64F7" w:rsidRDefault="00000000">
      <w:pPr>
        <w:spacing w:before="80" w:after="240" w:line="480" w:lineRule="auto"/>
      </w:pPr>
      <w:r>
        <w:rPr>
          <w:rFonts w:cs="Times New Roman"/>
          <w:i/>
        </w:rPr>
        <w:t xml:space="preserve">Figure 2. </w:t>
      </w:r>
      <w:r>
        <w:rPr>
          <w:rFonts w:cs="Times New Roman"/>
        </w:rPr>
        <w:t>Predicted probability of volunteering by in-person socialization frequency and generation, from survey-weighted logistic regression (Model 1). The steep initial rise illustrates the First Step Effect; Gen Z's flattening beyond moderate socialization illustrates the generational plateau. Shaded bands represent 95% confidence intervals.</w:t>
      </w:r>
    </w:p>
    <w:p w14:paraId="4CF744EC" w14:textId="77777777" w:rsidR="002A64F7" w:rsidRDefault="002A64F7">
      <w:pPr>
        <w:spacing w:before="120" w:after="0" w:line="240" w:lineRule="auto"/>
      </w:pPr>
    </w:p>
    <w:p w14:paraId="451BF2FE" w14:textId="77777777" w:rsidR="002A64F7" w:rsidRDefault="00000000">
      <w:pPr>
        <w:spacing w:after="80" w:line="240" w:lineRule="auto"/>
        <w:jc w:val="center"/>
      </w:pPr>
      <w:r>
        <w:rPr>
          <w:noProof/>
        </w:rPr>
        <w:drawing>
          <wp:inline distT="0" distB="0" distL="0" distR="0" wp14:anchorId="60BA54B2" wp14:editId="675016A4">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me_first_step.png"/>
                    <pic:cNvPicPr/>
                  </pic:nvPicPr>
                  <pic:blipFill>
                    <a:blip r:embed="rId12"/>
                    <a:stretch>
                      <a:fillRect/>
                    </a:stretch>
                  </pic:blipFill>
                  <pic:spPr>
                    <a:xfrm>
                      <a:off x="0" y="0"/>
                      <a:ext cx="5029200" cy="2514600"/>
                    </a:xfrm>
                    <a:prstGeom prst="rect">
                      <a:avLst/>
                    </a:prstGeom>
                  </pic:spPr>
                </pic:pic>
              </a:graphicData>
            </a:graphic>
          </wp:inline>
        </w:drawing>
      </w:r>
    </w:p>
    <w:p w14:paraId="5C45CB45" w14:textId="77777777" w:rsidR="002A64F7" w:rsidRDefault="00000000">
      <w:pPr>
        <w:spacing w:before="80" w:after="240" w:line="480" w:lineRule="auto"/>
      </w:pPr>
      <w:r>
        <w:rPr>
          <w:rFonts w:cs="Times New Roman"/>
          <w:i/>
        </w:rPr>
        <w:t xml:space="preserve">Figure 3. </w:t>
      </w:r>
      <w:r>
        <w:rPr>
          <w:rFonts w:cs="Times New Roman"/>
        </w:rPr>
        <w:t xml:space="preserve">The First Step Effect: Average Marginal Effect of transitioning from no socialization to minimal socialization (few times per year) on volunteering probability, by generation. The </w:t>
      </w:r>
      <w:r>
        <w:rPr>
          <w:rFonts w:cs="Times New Roman"/>
        </w:rPr>
        <w:lastRenderedPageBreak/>
        <w:t>effect is universal across all five cohorts (7.3 to 10.3 percentage points). Error bars represent 95% confidence intervals.</w:t>
      </w:r>
    </w:p>
    <w:p w14:paraId="7C93FD77" w14:textId="77777777" w:rsidR="002A64F7" w:rsidRDefault="00000000">
      <w:pPr>
        <w:spacing w:after="0" w:line="480" w:lineRule="auto"/>
        <w:ind w:firstLine="720"/>
      </w:pPr>
      <w:r>
        <w:rPr>
          <w:rFonts w:cs="Times New Roman"/>
        </w:rPr>
        <w:t>A universal threshold emerged. For every generation, the transition from no socialization to minimal socialization (a few times per year) was associated with the single largest marginal gain in volunteering probability (Table 3). This "First Step" effect ranged from 7.3 percentage points for the Silent Generation to 10.3 points for Gen X, with Gen Z at 8.1 points (95% CI [5.0, 11.2]), comparable in magnitude to the education gradient (BA+ vs. no BA). Subsequent transitions yielded progressively smaller gains, following a concave dose–response pattern: the move from isolation to minimal contact is worth roughly as much, in volunteering probability terms, as the next three transitions combined. Across all cohorts, breaking out of complete social isolation was associated with the largest marginal civic return. Robustness analyses confirmed that this threshold is genuine: the observed categorical AMEs exceeded smooth log-linear predictions by 2.4 to 4.7 percentage points across all generations, with the excess largest for Gen Z (4.7 pp). When organizational membership was added as a covariate, the First Step Effect was attenuated by approximately 30%, indicating that part of the socialization pathway operates through institutional embeddedness, but a substantial independent association remained.</w:t>
      </w:r>
    </w:p>
    <w:p w14:paraId="546FB18B" w14:textId="77777777" w:rsidR="002A64F7" w:rsidRDefault="00000000">
      <w:pPr>
        <w:spacing w:before="240" w:after="0" w:line="480" w:lineRule="auto"/>
      </w:pPr>
      <w:r>
        <w:rPr>
          <w:rFonts w:cs="Times New Roman"/>
          <w:b/>
          <w:i/>
        </w:rPr>
        <w:t>Table 3</w:t>
      </w:r>
    </w:p>
    <w:p w14:paraId="5BFB1050" w14:textId="77777777" w:rsidR="002A64F7" w:rsidRDefault="00000000">
      <w:pPr>
        <w:spacing w:after="80" w:line="480" w:lineRule="auto"/>
      </w:pPr>
      <w:r>
        <w:rPr>
          <w:rFonts w:cs="Times New Roman"/>
          <w:i/>
        </w:rPr>
        <w:t>First Step Effect: Average Marginal Effects for the Transition From No Socialization to Minimal Socialization, by Generation</w:t>
      </w:r>
    </w:p>
    <w:tbl>
      <w:tblPr>
        <w:tblW w:w="5000" w:type="pct"/>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916"/>
        <w:gridCol w:w="1915"/>
        <w:gridCol w:w="1915"/>
        <w:gridCol w:w="1915"/>
        <w:gridCol w:w="1915"/>
      </w:tblGrid>
      <w:tr w:rsidR="002A64F7" w14:paraId="4DEBB5E5" w14:textId="77777777">
        <w:tc>
          <w:tcPr>
            <w:tcW w:w="1872" w:type="dxa"/>
            <w:tcBorders>
              <w:top w:val="single" w:sz="8" w:space="0" w:color="000000"/>
              <w:left w:val="none" w:sz="0" w:space="0" w:color="000000"/>
              <w:bottom w:val="single" w:sz="8" w:space="0" w:color="000000"/>
              <w:right w:val="none" w:sz="0" w:space="0" w:color="000000"/>
            </w:tcBorders>
          </w:tcPr>
          <w:p w14:paraId="49ADBFB4" w14:textId="77777777" w:rsidR="002A64F7" w:rsidRDefault="00000000">
            <w:pPr>
              <w:spacing w:before="40" w:after="40" w:line="240" w:lineRule="auto"/>
            </w:pPr>
            <w:r>
              <w:rPr>
                <w:rFonts w:cs="Times New Roman"/>
                <w:b/>
                <w:sz w:val="20"/>
              </w:rPr>
              <w:t>Generation</w:t>
            </w:r>
          </w:p>
        </w:tc>
        <w:tc>
          <w:tcPr>
            <w:tcW w:w="1872" w:type="dxa"/>
            <w:tcBorders>
              <w:top w:val="single" w:sz="8" w:space="0" w:color="000000"/>
              <w:left w:val="none" w:sz="0" w:space="0" w:color="000000"/>
              <w:bottom w:val="single" w:sz="8" w:space="0" w:color="000000"/>
              <w:right w:val="none" w:sz="0" w:space="0" w:color="000000"/>
            </w:tcBorders>
          </w:tcPr>
          <w:p w14:paraId="29A032C9" w14:textId="77777777" w:rsidR="002A64F7" w:rsidRDefault="00000000">
            <w:pPr>
              <w:spacing w:before="40" w:after="40" w:line="240" w:lineRule="auto"/>
              <w:jc w:val="center"/>
            </w:pPr>
            <w:r>
              <w:rPr>
                <w:rFonts w:cs="Times New Roman"/>
                <w:b/>
                <w:sz w:val="20"/>
              </w:rPr>
              <w:t>AME (pp)</w:t>
            </w:r>
          </w:p>
        </w:tc>
        <w:tc>
          <w:tcPr>
            <w:tcW w:w="1872" w:type="dxa"/>
            <w:tcBorders>
              <w:top w:val="single" w:sz="8" w:space="0" w:color="000000"/>
              <w:left w:val="none" w:sz="0" w:space="0" w:color="000000"/>
              <w:bottom w:val="single" w:sz="8" w:space="0" w:color="000000"/>
              <w:right w:val="none" w:sz="0" w:space="0" w:color="000000"/>
            </w:tcBorders>
          </w:tcPr>
          <w:p w14:paraId="01C90D0F" w14:textId="77777777" w:rsidR="002A64F7" w:rsidRDefault="00000000">
            <w:pPr>
              <w:spacing w:before="40" w:after="40" w:line="240" w:lineRule="auto"/>
              <w:jc w:val="center"/>
            </w:pPr>
            <w:r>
              <w:rPr>
                <w:rFonts w:cs="Times New Roman"/>
                <w:b/>
                <w:sz w:val="20"/>
              </w:rPr>
              <w:t>SE</w:t>
            </w:r>
          </w:p>
        </w:tc>
        <w:tc>
          <w:tcPr>
            <w:tcW w:w="1872" w:type="dxa"/>
            <w:tcBorders>
              <w:top w:val="single" w:sz="8" w:space="0" w:color="000000"/>
              <w:left w:val="none" w:sz="0" w:space="0" w:color="000000"/>
              <w:bottom w:val="single" w:sz="8" w:space="0" w:color="000000"/>
              <w:right w:val="none" w:sz="0" w:space="0" w:color="000000"/>
            </w:tcBorders>
          </w:tcPr>
          <w:p w14:paraId="1906A93B" w14:textId="77777777" w:rsidR="002A64F7" w:rsidRDefault="00000000">
            <w:pPr>
              <w:spacing w:before="40" w:after="40" w:line="240" w:lineRule="auto"/>
              <w:jc w:val="center"/>
            </w:pPr>
            <w:r>
              <w:rPr>
                <w:rFonts w:cs="Times New Roman"/>
                <w:b/>
                <w:sz w:val="20"/>
              </w:rPr>
              <w:t>95% CI</w:t>
            </w:r>
          </w:p>
        </w:tc>
        <w:tc>
          <w:tcPr>
            <w:tcW w:w="1872" w:type="dxa"/>
            <w:tcBorders>
              <w:top w:val="single" w:sz="8" w:space="0" w:color="000000"/>
              <w:left w:val="none" w:sz="0" w:space="0" w:color="000000"/>
              <w:bottom w:val="single" w:sz="8" w:space="0" w:color="000000"/>
              <w:right w:val="none" w:sz="0" w:space="0" w:color="000000"/>
            </w:tcBorders>
          </w:tcPr>
          <w:p w14:paraId="2F96F96E" w14:textId="77777777" w:rsidR="002A64F7" w:rsidRDefault="00000000">
            <w:pPr>
              <w:spacing w:before="40" w:after="40" w:line="240" w:lineRule="auto"/>
              <w:jc w:val="center"/>
            </w:pPr>
            <w:r>
              <w:rPr>
                <w:rFonts w:cs="Times New Roman"/>
                <w:b/>
                <w:sz w:val="20"/>
              </w:rPr>
              <w:t>p</w:t>
            </w:r>
          </w:p>
        </w:tc>
      </w:tr>
      <w:tr w:rsidR="002A64F7" w14:paraId="7183FB2B" w14:textId="77777777">
        <w:tc>
          <w:tcPr>
            <w:tcW w:w="1872" w:type="dxa"/>
            <w:tcBorders>
              <w:top w:val="none" w:sz="0" w:space="0" w:color="000000"/>
              <w:left w:val="none" w:sz="0" w:space="0" w:color="000000"/>
              <w:bottom w:val="none" w:sz="0" w:space="0" w:color="000000"/>
              <w:right w:val="none" w:sz="0" w:space="0" w:color="000000"/>
            </w:tcBorders>
          </w:tcPr>
          <w:p w14:paraId="66ADF039" w14:textId="77777777" w:rsidR="002A64F7" w:rsidRDefault="00000000">
            <w:pPr>
              <w:spacing w:before="20" w:after="20" w:line="240" w:lineRule="auto"/>
            </w:pPr>
            <w:r>
              <w:rPr>
                <w:rFonts w:cs="Times New Roman"/>
                <w:sz w:val="20"/>
              </w:rPr>
              <w:t>Total (pooled)</w:t>
            </w:r>
          </w:p>
        </w:tc>
        <w:tc>
          <w:tcPr>
            <w:tcW w:w="1872" w:type="dxa"/>
            <w:tcBorders>
              <w:top w:val="none" w:sz="0" w:space="0" w:color="000000"/>
              <w:left w:val="none" w:sz="0" w:space="0" w:color="000000"/>
              <w:bottom w:val="none" w:sz="0" w:space="0" w:color="000000"/>
              <w:right w:val="none" w:sz="0" w:space="0" w:color="000000"/>
            </w:tcBorders>
          </w:tcPr>
          <w:p w14:paraId="39E5B956" w14:textId="77777777" w:rsidR="002A64F7" w:rsidRDefault="00000000">
            <w:pPr>
              <w:spacing w:before="20" w:after="20" w:line="240" w:lineRule="auto"/>
              <w:jc w:val="center"/>
            </w:pPr>
            <w:r>
              <w:rPr>
                <w:rFonts w:cs="Times New Roman"/>
                <w:sz w:val="20"/>
              </w:rPr>
              <w:t>8.7</w:t>
            </w:r>
          </w:p>
        </w:tc>
        <w:tc>
          <w:tcPr>
            <w:tcW w:w="1872" w:type="dxa"/>
            <w:tcBorders>
              <w:top w:val="none" w:sz="0" w:space="0" w:color="000000"/>
              <w:left w:val="none" w:sz="0" w:space="0" w:color="000000"/>
              <w:bottom w:val="none" w:sz="0" w:space="0" w:color="000000"/>
              <w:right w:val="none" w:sz="0" w:space="0" w:color="000000"/>
            </w:tcBorders>
          </w:tcPr>
          <w:p w14:paraId="3D03F108" w14:textId="77777777" w:rsidR="002A64F7" w:rsidRDefault="00000000">
            <w:pPr>
              <w:spacing w:before="20" w:after="20" w:line="240" w:lineRule="auto"/>
              <w:jc w:val="center"/>
            </w:pPr>
            <w:r>
              <w:rPr>
                <w:rFonts w:cs="Times New Roman"/>
                <w:sz w:val="20"/>
              </w:rPr>
              <w:t>0.40</w:t>
            </w:r>
          </w:p>
        </w:tc>
        <w:tc>
          <w:tcPr>
            <w:tcW w:w="1872" w:type="dxa"/>
            <w:tcBorders>
              <w:top w:val="none" w:sz="0" w:space="0" w:color="000000"/>
              <w:left w:val="none" w:sz="0" w:space="0" w:color="000000"/>
              <w:bottom w:val="none" w:sz="0" w:space="0" w:color="000000"/>
              <w:right w:val="none" w:sz="0" w:space="0" w:color="000000"/>
            </w:tcBorders>
          </w:tcPr>
          <w:p w14:paraId="5B42A31C" w14:textId="77777777" w:rsidR="002A64F7" w:rsidRDefault="00000000">
            <w:pPr>
              <w:spacing w:before="20" w:after="20" w:line="240" w:lineRule="auto"/>
              <w:jc w:val="center"/>
            </w:pPr>
            <w:r>
              <w:rPr>
                <w:rFonts w:cs="Times New Roman"/>
                <w:sz w:val="20"/>
              </w:rPr>
              <w:t>[7.9, 9.5]</w:t>
            </w:r>
          </w:p>
        </w:tc>
        <w:tc>
          <w:tcPr>
            <w:tcW w:w="1872" w:type="dxa"/>
            <w:tcBorders>
              <w:top w:val="none" w:sz="0" w:space="0" w:color="000000"/>
              <w:left w:val="none" w:sz="0" w:space="0" w:color="000000"/>
              <w:bottom w:val="none" w:sz="0" w:space="0" w:color="000000"/>
              <w:right w:val="none" w:sz="0" w:space="0" w:color="000000"/>
            </w:tcBorders>
          </w:tcPr>
          <w:p w14:paraId="267855E5" w14:textId="77777777" w:rsidR="002A64F7" w:rsidRDefault="00000000">
            <w:pPr>
              <w:spacing w:before="20" w:after="20" w:line="240" w:lineRule="auto"/>
              <w:jc w:val="center"/>
            </w:pPr>
            <w:r>
              <w:rPr>
                <w:rFonts w:cs="Times New Roman"/>
                <w:sz w:val="20"/>
              </w:rPr>
              <w:t>&lt; .001</w:t>
            </w:r>
          </w:p>
        </w:tc>
      </w:tr>
      <w:tr w:rsidR="002A64F7" w14:paraId="0856F9D9" w14:textId="77777777">
        <w:tc>
          <w:tcPr>
            <w:tcW w:w="1872" w:type="dxa"/>
            <w:tcBorders>
              <w:top w:val="none" w:sz="0" w:space="0" w:color="000000"/>
              <w:left w:val="none" w:sz="0" w:space="0" w:color="000000"/>
              <w:bottom w:val="none" w:sz="0" w:space="0" w:color="000000"/>
              <w:right w:val="none" w:sz="0" w:space="0" w:color="000000"/>
            </w:tcBorders>
          </w:tcPr>
          <w:p w14:paraId="6F479DAD" w14:textId="77777777" w:rsidR="002A64F7" w:rsidRDefault="00000000">
            <w:pPr>
              <w:spacing w:before="20" w:after="20" w:line="240" w:lineRule="auto"/>
            </w:pPr>
            <w:r>
              <w:rPr>
                <w:rFonts w:cs="Times New Roman"/>
                <w:sz w:val="20"/>
              </w:rPr>
              <w:t>Gen Z</w:t>
            </w:r>
          </w:p>
        </w:tc>
        <w:tc>
          <w:tcPr>
            <w:tcW w:w="1872" w:type="dxa"/>
            <w:tcBorders>
              <w:top w:val="none" w:sz="0" w:space="0" w:color="000000"/>
              <w:left w:val="none" w:sz="0" w:space="0" w:color="000000"/>
              <w:bottom w:val="none" w:sz="0" w:space="0" w:color="000000"/>
              <w:right w:val="none" w:sz="0" w:space="0" w:color="000000"/>
            </w:tcBorders>
          </w:tcPr>
          <w:p w14:paraId="2978D5D5" w14:textId="77777777" w:rsidR="002A64F7" w:rsidRDefault="00000000">
            <w:pPr>
              <w:spacing w:before="20" w:after="20" w:line="240" w:lineRule="auto"/>
              <w:jc w:val="center"/>
            </w:pPr>
            <w:r>
              <w:rPr>
                <w:rFonts w:cs="Times New Roman"/>
                <w:sz w:val="20"/>
              </w:rPr>
              <w:t>8.1</w:t>
            </w:r>
          </w:p>
        </w:tc>
        <w:tc>
          <w:tcPr>
            <w:tcW w:w="1872" w:type="dxa"/>
            <w:tcBorders>
              <w:top w:val="none" w:sz="0" w:space="0" w:color="000000"/>
              <w:left w:val="none" w:sz="0" w:space="0" w:color="000000"/>
              <w:bottom w:val="none" w:sz="0" w:space="0" w:color="000000"/>
              <w:right w:val="none" w:sz="0" w:space="0" w:color="000000"/>
            </w:tcBorders>
          </w:tcPr>
          <w:p w14:paraId="1BB01A15" w14:textId="77777777" w:rsidR="002A64F7" w:rsidRDefault="00000000">
            <w:pPr>
              <w:spacing w:before="20" w:after="20" w:line="240" w:lineRule="auto"/>
              <w:jc w:val="center"/>
            </w:pPr>
            <w:r>
              <w:rPr>
                <w:rFonts w:cs="Times New Roman"/>
                <w:sz w:val="20"/>
              </w:rPr>
              <w:t>1.57</w:t>
            </w:r>
          </w:p>
        </w:tc>
        <w:tc>
          <w:tcPr>
            <w:tcW w:w="1872" w:type="dxa"/>
            <w:tcBorders>
              <w:top w:val="none" w:sz="0" w:space="0" w:color="000000"/>
              <w:left w:val="none" w:sz="0" w:space="0" w:color="000000"/>
              <w:bottom w:val="none" w:sz="0" w:space="0" w:color="000000"/>
              <w:right w:val="none" w:sz="0" w:space="0" w:color="000000"/>
            </w:tcBorders>
          </w:tcPr>
          <w:p w14:paraId="4DE558F7" w14:textId="77777777" w:rsidR="002A64F7" w:rsidRDefault="00000000">
            <w:pPr>
              <w:spacing w:before="20" w:after="20" w:line="240" w:lineRule="auto"/>
              <w:jc w:val="center"/>
            </w:pPr>
            <w:r>
              <w:rPr>
                <w:rFonts w:cs="Times New Roman"/>
                <w:sz w:val="20"/>
              </w:rPr>
              <w:t>[5.0, 11.2]</w:t>
            </w:r>
          </w:p>
        </w:tc>
        <w:tc>
          <w:tcPr>
            <w:tcW w:w="1872" w:type="dxa"/>
            <w:tcBorders>
              <w:top w:val="none" w:sz="0" w:space="0" w:color="000000"/>
              <w:left w:val="none" w:sz="0" w:space="0" w:color="000000"/>
              <w:bottom w:val="none" w:sz="0" w:space="0" w:color="000000"/>
              <w:right w:val="none" w:sz="0" w:space="0" w:color="000000"/>
            </w:tcBorders>
          </w:tcPr>
          <w:p w14:paraId="7292E48D" w14:textId="77777777" w:rsidR="002A64F7" w:rsidRDefault="00000000">
            <w:pPr>
              <w:spacing w:before="20" w:after="20" w:line="240" w:lineRule="auto"/>
              <w:jc w:val="center"/>
            </w:pPr>
            <w:r>
              <w:rPr>
                <w:rFonts w:cs="Times New Roman"/>
                <w:sz w:val="20"/>
              </w:rPr>
              <w:t>&lt; .001</w:t>
            </w:r>
          </w:p>
        </w:tc>
      </w:tr>
      <w:tr w:rsidR="002A64F7" w14:paraId="6FEF5ED0" w14:textId="77777777">
        <w:tc>
          <w:tcPr>
            <w:tcW w:w="1872" w:type="dxa"/>
            <w:tcBorders>
              <w:top w:val="none" w:sz="0" w:space="0" w:color="000000"/>
              <w:left w:val="none" w:sz="0" w:space="0" w:color="000000"/>
              <w:bottom w:val="none" w:sz="0" w:space="0" w:color="000000"/>
              <w:right w:val="none" w:sz="0" w:space="0" w:color="000000"/>
            </w:tcBorders>
          </w:tcPr>
          <w:p w14:paraId="0BBBC0CB" w14:textId="77777777" w:rsidR="002A64F7" w:rsidRDefault="00000000">
            <w:pPr>
              <w:spacing w:before="20" w:after="20" w:line="240" w:lineRule="auto"/>
            </w:pPr>
            <w:r>
              <w:rPr>
                <w:rFonts w:cs="Times New Roman"/>
                <w:sz w:val="20"/>
              </w:rPr>
              <w:t>Millennial</w:t>
            </w:r>
          </w:p>
        </w:tc>
        <w:tc>
          <w:tcPr>
            <w:tcW w:w="1872" w:type="dxa"/>
            <w:tcBorders>
              <w:top w:val="none" w:sz="0" w:space="0" w:color="000000"/>
              <w:left w:val="none" w:sz="0" w:space="0" w:color="000000"/>
              <w:bottom w:val="none" w:sz="0" w:space="0" w:color="000000"/>
              <w:right w:val="none" w:sz="0" w:space="0" w:color="000000"/>
            </w:tcBorders>
          </w:tcPr>
          <w:p w14:paraId="3CDFDFBF" w14:textId="77777777" w:rsidR="002A64F7" w:rsidRDefault="00000000">
            <w:pPr>
              <w:spacing w:before="20" w:after="20" w:line="240" w:lineRule="auto"/>
              <w:jc w:val="center"/>
            </w:pPr>
            <w:r>
              <w:rPr>
                <w:rFonts w:cs="Times New Roman"/>
                <w:sz w:val="20"/>
              </w:rPr>
              <w:t>8.0</w:t>
            </w:r>
          </w:p>
        </w:tc>
        <w:tc>
          <w:tcPr>
            <w:tcW w:w="1872" w:type="dxa"/>
            <w:tcBorders>
              <w:top w:val="none" w:sz="0" w:space="0" w:color="000000"/>
              <w:left w:val="none" w:sz="0" w:space="0" w:color="000000"/>
              <w:bottom w:val="none" w:sz="0" w:space="0" w:color="000000"/>
              <w:right w:val="none" w:sz="0" w:space="0" w:color="000000"/>
            </w:tcBorders>
          </w:tcPr>
          <w:p w14:paraId="73977E79" w14:textId="77777777" w:rsidR="002A64F7" w:rsidRDefault="00000000">
            <w:pPr>
              <w:spacing w:before="20" w:after="20" w:line="240" w:lineRule="auto"/>
              <w:jc w:val="center"/>
            </w:pPr>
            <w:r>
              <w:rPr>
                <w:rFonts w:cs="Times New Roman"/>
                <w:sz w:val="20"/>
              </w:rPr>
              <w:t>0.76</w:t>
            </w:r>
          </w:p>
        </w:tc>
        <w:tc>
          <w:tcPr>
            <w:tcW w:w="1872" w:type="dxa"/>
            <w:tcBorders>
              <w:top w:val="none" w:sz="0" w:space="0" w:color="000000"/>
              <w:left w:val="none" w:sz="0" w:space="0" w:color="000000"/>
              <w:bottom w:val="none" w:sz="0" w:space="0" w:color="000000"/>
              <w:right w:val="none" w:sz="0" w:space="0" w:color="000000"/>
            </w:tcBorders>
          </w:tcPr>
          <w:p w14:paraId="15DBCADE" w14:textId="77777777" w:rsidR="002A64F7" w:rsidRDefault="00000000">
            <w:pPr>
              <w:spacing w:before="20" w:after="20" w:line="240" w:lineRule="auto"/>
              <w:jc w:val="center"/>
            </w:pPr>
            <w:r>
              <w:rPr>
                <w:rFonts w:cs="Times New Roman"/>
                <w:sz w:val="20"/>
              </w:rPr>
              <w:t>[6.5, 9.5]</w:t>
            </w:r>
          </w:p>
        </w:tc>
        <w:tc>
          <w:tcPr>
            <w:tcW w:w="1872" w:type="dxa"/>
            <w:tcBorders>
              <w:top w:val="none" w:sz="0" w:space="0" w:color="000000"/>
              <w:left w:val="none" w:sz="0" w:space="0" w:color="000000"/>
              <w:bottom w:val="none" w:sz="0" w:space="0" w:color="000000"/>
              <w:right w:val="none" w:sz="0" w:space="0" w:color="000000"/>
            </w:tcBorders>
          </w:tcPr>
          <w:p w14:paraId="2C025122" w14:textId="77777777" w:rsidR="002A64F7" w:rsidRDefault="00000000">
            <w:pPr>
              <w:spacing w:before="20" w:after="20" w:line="240" w:lineRule="auto"/>
              <w:jc w:val="center"/>
            </w:pPr>
            <w:r>
              <w:rPr>
                <w:rFonts w:cs="Times New Roman"/>
                <w:sz w:val="20"/>
              </w:rPr>
              <w:t>&lt; .001</w:t>
            </w:r>
          </w:p>
        </w:tc>
      </w:tr>
      <w:tr w:rsidR="002A64F7" w14:paraId="37393AA1" w14:textId="77777777">
        <w:tc>
          <w:tcPr>
            <w:tcW w:w="1872" w:type="dxa"/>
            <w:tcBorders>
              <w:top w:val="none" w:sz="0" w:space="0" w:color="000000"/>
              <w:left w:val="none" w:sz="0" w:space="0" w:color="000000"/>
              <w:bottom w:val="none" w:sz="0" w:space="0" w:color="000000"/>
              <w:right w:val="none" w:sz="0" w:space="0" w:color="000000"/>
            </w:tcBorders>
          </w:tcPr>
          <w:p w14:paraId="4D154D1E" w14:textId="77777777" w:rsidR="002A64F7" w:rsidRDefault="00000000">
            <w:pPr>
              <w:spacing w:before="20" w:after="20" w:line="240" w:lineRule="auto"/>
            </w:pPr>
            <w:r>
              <w:rPr>
                <w:rFonts w:cs="Times New Roman"/>
                <w:sz w:val="20"/>
              </w:rPr>
              <w:t>Gen X</w:t>
            </w:r>
          </w:p>
        </w:tc>
        <w:tc>
          <w:tcPr>
            <w:tcW w:w="1872" w:type="dxa"/>
            <w:tcBorders>
              <w:top w:val="none" w:sz="0" w:space="0" w:color="000000"/>
              <w:left w:val="none" w:sz="0" w:space="0" w:color="000000"/>
              <w:bottom w:val="none" w:sz="0" w:space="0" w:color="000000"/>
              <w:right w:val="none" w:sz="0" w:space="0" w:color="000000"/>
            </w:tcBorders>
          </w:tcPr>
          <w:p w14:paraId="453C65F8" w14:textId="77777777" w:rsidR="002A64F7" w:rsidRDefault="00000000">
            <w:pPr>
              <w:spacing w:before="20" w:after="20" w:line="240" w:lineRule="auto"/>
              <w:jc w:val="center"/>
            </w:pPr>
            <w:r>
              <w:rPr>
                <w:rFonts w:cs="Times New Roman"/>
                <w:sz w:val="20"/>
              </w:rPr>
              <w:t>10.3</w:t>
            </w:r>
          </w:p>
        </w:tc>
        <w:tc>
          <w:tcPr>
            <w:tcW w:w="1872" w:type="dxa"/>
            <w:tcBorders>
              <w:top w:val="none" w:sz="0" w:space="0" w:color="000000"/>
              <w:left w:val="none" w:sz="0" w:space="0" w:color="000000"/>
              <w:bottom w:val="none" w:sz="0" w:space="0" w:color="000000"/>
              <w:right w:val="none" w:sz="0" w:space="0" w:color="000000"/>
            </w:tcBorders>
          </w:tcPr>
          <w:p w14:paraId="3920AE6A" w14:textId="77777777" w:rsidR="002A64F7" w:rsidRDefault="00000000">
            <w:pPr>
              <w:spacing w:before="20" w:after="20" w:line="240" w:lineRule="auto"/>
              <w:jc w:val="center"/>
            </w:pPr>
            <w:r>
              <w:rPr>
                <w:rFonts w:cs="Times New Roman"/>
                <w:sz w:val="20"/>
              </w:rPr>
              <w:t>0.85</w:t>
            </w:r>
          </w:p>
        </w:tc>
        <w:tc>
          <w:tcPr>
            <w:tcW w:w="1872" w:type="dxa"/>
            <w:tcBorders>
              <w:top w:val="none" w:sz="0" w:space="0" w:color="000000"/>
              <w:left w:val="none" w:sz="0" w:space="0" w:color="000000"/>
              <w:bottom w:val="none" w:sz="0" w:space="0" w:color="000000"/>
              <w:right w:val="none" w:sz="0" w:space="0" w:color="000000"/>
            </w:tcBorders>
          </w:tcPr>
          <w:p w14:paraId="35CFF1C0" w14:textId="77777777" w:rsidR="002A64F7" w:rsidRDefault="00000000">
            <w:pPr>
              <w:spacing w:before="20" w:after="20" w:line="240" w:lineRule="auto"/>
              <w:jc w:val="center"/>
            </w:pPr>
            <w:r>
              <w:rPr>
                <w:rFonts w:cs="Times New Roman"/>
                <w:sz w:val="20"/>
              </w:rPr>
              <w:t>[8.6, 12.0]</w:t>
            </w:r>
          </w:p>
        </w:tc>
        <w:tc>
          <w:tcPr>
            <w:tcW w:w="1872" w:type="dxa"/>
            <w:tcBorders>
              <w:top w:val="none" w:sz="0" w:space="0" w:color="000000"/>
              <w:left w:val="none" w:sz="0" w:space="0" w:color="000000"/>
              <w:bottom w:val="none" w:sz="0" w:space="0" w:color="000000"/>
              <w:right w:val="none" w:sz="0" w:space="0" w:color="000000"/>
            </w:tcBorders>
          </w:tcPr>
          <w:p w14:paraId="057A130B" w14:textId="77777777" w:rsidR="002A64F7" w:rsidRDefault="00000000">
            <w:pPr>
              <w:spacing w:before="20" w:after="20" w:line="240" w:lineRule="auto"/>
              <w:jc w:val="center"/>
            </w:pPr>
            <w:r>
              <w:rPr>
                <w:rFonts w:cs="Times New Roman"/>
                <w:sz w:val="20"/>
              </w:rPr>
              <w:t>&lt; .001</w:t>
            </w:r>
          </w:p>
        </w:tc>
      </w:tr>
      <w:tr w:rsidR="002A64F7" w14:paraId="7F59F7E2" w14:textId="77777777">
        <w:tc>
          <w:tcPr>
            <w:tcW w:w="1872" w:type="dxa"/>
            <w:tcBorders>
              <w:top w:val="none" w:sz="0" w:space="0" w:color="000000"/>
              <w:left w:val="none" w:sz="0" w:space="0" w:color="000000"/>
              <w:bottom w:val="none" w:sz="0" w:space="0" w:color="000000"/>
              <w:right w:val="none" w:sz="0" w:space="0" w:color="000000"/>
            </w:tcBorders>
          </w:tcPr>
          <w:p w14:paraId="298AFDB8" w14:textId="77777777" w:rsidR="002A64F7" w:rsidRDefault="00000000">
            <w:pPr>
              <w:spacing w:before="20" w:after="20" w:line="240" w:lineRule="auto"/>
            </w:pPr>
            <w:r>
              <w:rPr>
                <w:rFonts w:cs="Times New Roman"/>
                <w:sz w:val="20"/>
              </w:rPr>
              <w:t>Boomer</w:t>
            </w:r>
          </w:p>
        </w:tc>
        <w:tc>
          <w:tcPr>
            <w:tcW w:w="1872" w:type="dxa"/>
            <w:tcBorders>
              <w:top w:val="none" w:sz="0" w:space="0" w:color="000000"/>
              <w:left w:val="none" w:sz="0" w:space="0" w:color="000000"/>
              <w:bottom w:val="none" w:sz="0" w:space="0" w:color="000000"/>
              <w:right w:val="none" w:sz="0" w:space="0" w:color="000000"/>
            </w:tcBorders>
          </w:tcPr>
          <w:p w14:paraId="54343D68" w14:textId="77777777" w:rsidR="002A64F7" w:rsidRDefault="00000000">
            <w:pPr>
              <w:spacing w:before="20" w:after="20" w:line="240" w:lineRule="auto"/>
              <w:jc w:val="center"/>
            </w:pPr>
            <w:r>
              <w:rPr>
                <w:rFonts w:cs="Times New Roman"/>
                <w:sz w:val="20"/>
              </w:rPr>
              <w:t>8.8</w:t>
            </w:r>
          </w:p>
        </w:tc>
        <w:tc>
          <w:tcPr>
            <w:tcW w:w="1872" w:type="dxa"/>
            <w:tcBorders>
              <w:top w:val="none" w:sz="0" w:space="0" w:color="000000"/>
              <w:left w:val="none" w:sz="0" w:space="0" w:color="000000"/>
              <w:bottom w:val="none" w:sz="0" w:space="0" w:color="000000"/>
              <w:right w:val="none" w:sz="0" w:space="0" w:color="000000"/>
            </w:tcBorders>
          </w:tcPr>
          <w:p w14:paraId="73249625" w14:textId="77777777" w:rsidR="002A64F7" w:rsidRDefault="00000000">
            <w:pPr>
              <w:spacing w:before="20" w:after="20" w:line="240" w:lineRule="auto"/>
              <w:jc w:val="center"/>
            </w:pPr>
            <w:r>
              <w:rPr>
                <w:rFonts w:cs="Times New Roman"/>
                <w:sz w:val="20"/>
              </w:rPr>
              <w:t>0.69</w:t>
            </w:r>
          </w:p>
        </w:tc>
        <w:tc>
          <w:tcPr>
            <w:tcW w:w="1872" w:type="dxa"/>
            <w:tcBorders>
              <w:top w:val="none" w:sz="0" w:space="0" w:color="000000"/>
              <w:left w:val="none" w:sz="0" w:space="0" w:color="000000"/>
              <w:bottom w:val="none" w:sz="0" w:space="0" w:color="000000"/>
              <w:right w:val="none" w:sz="0" w:space="0" w:color="000000"/>
            </w:tcBorders>
          </w:tcPr>
          <w:p w14:paraId="5DA101B3" w14:textId="77777777" w:rsidR="002A64F7" w:rsidRDefault="00000000">
            <w:pPr>
              <w:spacing w:before="20" w:after="20" w:line="240" w:lineRule="auto"/>
              <w:jc w:val="center"/>
            </w:pPr>
            <w:r>
              <w:rPr>
                <w:rFonts w:cs="Times New Roman"/>
                <w:sz w:val="20"/>
              </w:rPr>
              <w:t>[7.4, 10.1]</w:t>
            </w:r>
          </w:p>
        </w:tc>
        <w:tc>
          <w:tcPr>
            <w:tcW w:w="1872" w:type="dxa"/>
            <w:tcBorders>
              <w:top w:val="none" w:sz="0" w:space="0" w:color="000000"/>
              <w:left w:val="none" w:sz="0" w:space="0" w:color="000000"/>
              <w:bottom w:val="none" w:sz="0" w:space="0" w:color="000000"/>
              <w:right w:val="none" w:sz="0" w:space="0" w:color="000000"/>
            </w:tcBorders>
          </w:tcPr>
          <w:p w14:paraId="04CB1E67" w14:textId="77777777" w:rsidR="002A64F7" w:rsidRDefault="00000000">
            <w:pPr>
              <w:spacing w:before="20" w:after="20" w:line="240" w:lineRule="auto"/>
              <w:jc w:val="center"/>
            </w:pPr>
            <w:r>
              <w:rPr>
                <w:rFonts w:cs="Times New Roman"/>
                <w:sz w:val="20"/>
              </w:rPr>
              <w:t>&lt; .001</w:t>
            </w:r>
          </w:p>
        </w:tc>
      </w:tr>
      <w:tr w:rsidR="002A64F7" w14:paraId="410B6AEB" w14:textId="77777777">
        <w:tc>
          <w:tcPr>
            <w:tcW w:w="1872" w:type="dxa"/>
            <w:tcBorders>
              <w:top w:val="none" w:sz="0" w:space="0" w:color="000000"/>
              <w:left w:val="none" w:sz="0" w:space="0" w:color="000000"/>
              <w:bottom w:val="single" w:sz="8" w:space="0" w:color="000000"/>
              <w:right w:val="none" w:sz="0" w:space="0" w:color="000000"/>
            </w:tcBorders>
          </w:tcPr>
          <w:p w14:paraId="39878839" w14:textId="77777777" w:rsidR="002A64F7" w:rsidRDefault="00000000">
            <w:pPr>
              <w:spacing w:before="20" w:after="20" w:line="240" w:lineRule="auto"/>
            </w:pPr>
            <w:r>
              <w:rPr>
                <w:rFonts w:cs="Times New Roman"/>
                <w:sz w:val="20"/>
              </w:rPr>
              <w:lastRenderedPageBreak/>
              <w:t>Silent</w:t>
            </w:r>
          </w:p>
        </w:tc>
        <w:tc>
          <w:tcPr>
            <w:tcW w:w="1872" w:type="dxa"/>
            <w:tcBorders>
              <w:top w:val="none" w:sz="0" w:space="0" w:color="000000"/>
              <w:left w:val="none" w:sz="0" w:space="0" w:color="000000"/>
              <w:bottom w:val="single" w:sz="8" w:space="0" w:color="000000"/>
              <w:right w:val="none" w:sz="0" w:space="0" w:color="000000"/>
            </w:tcBorders>
          </w:tcPr>
          <w:p w14:paraId="1F81B492" w14:textId="77777777" w:rsidR="002A64F7" w:rsidRDefault="00000000">
            <w:pPr>
              <w:spacing w:before="20" w:after="20" w:line="240" w:lineRule="auto"/>
              <w:jc w:val="center"/>
            </w:pPr>
            <w:r>
              <w:rPr>
                <w:rFonts w:cs="Times New Roman"/>
                <w:sz w:val="20"/>
              </w:rPr>
              <w:t>7.3</w:t>
            </w:r>
          </w:p>
        </w:tc>
        <w:tc>
          <w:tcPr>
            <w:tcW w:w="1872" w:type="dxa"/>
            <w:tcBorders>
              <w:top w:val="none" w:sz="0" w:space="0" w:color="000000"/>
              <w:left w:val="none" w:sz="0" w:space="0" w:color="000000"/>
              <w:bottom w:val="single" w:sz="8" w:space="0" w:color="000000"/>
              <w:right w:val="none" w:sz="0" w:space="0" w:color="000000"/>
            </w:tcBorders>
          </w:tcPr>
          <w:p w14:paraId="4DF911EA" w14:textId="77777777" w:rsidR="002A64F7" w:rsidRDefault="00000000">
            <w:pPr>
              <w:spacing w:before="20" w:after="20" w:line="240" w:lineRule="auto"/>
              <w:jc w:val="center"/>
            </w:pPr>
            <w:r>
              <w:rPr>
                <w:rFonts w:cs="Times New Roman"/>
                <w:sz w:val="20"/>
              </w:rPr>
              <w:t>1.08</w:t>
            </w:r>
          </w:p>
        </w:tc>
        <w:tc>
          <w:tcPr>
            <w:tcW w:w="1872" w:type="dxa"/>
            <w:tcBorders>
              <w:top w:val="none" w:sz="0" w:space="0" w:color="000000"/>
              <w:left w:val="none" w:sz="0" w:space="0" w:color="000000"/>
              <w:bottom w:val="single" w:sz="8" w:space="0" w:color="000000"/>
              <w:right w:val="none" w:sz="0" w:space="0" w:color="000000"/>
            </w:tcBorders>
          </w:tcPr>
          <w:p w14:paraId="673125C8" w14:textId="77777777" w:rsidR="002A64F7" w:rsidRDefault="00000000">
            <w:pPr>
              <w:spacing w:before="20" w:after="20" w:line="240" w:lineRule="auto"/>
              <w:jc w:val="center"/>
            </w:pPr>
            <w:r>
              <w:rPr>
                <w:rFonts w:cs="Times New Roman"/>
                <w:sz w:val="20"/>
              </w:rPr>
              <w:t>[5.2, 9.5]</w:t>
            </w:r>
          </w:p>
        </w:tc>
        <w:tc>
          <w:tcPr>
            <w:tcW w:w="1872" w:type="dxa"/>
            <w:tcBorders>
              <w:top w:val="none" w:sz="0" w:space="0" w:color="000000"/>
              <w:left w:val="none" w:sz="0" w:space="0" w:color="000000"/>
              <w:bottom w:val="single" w:sz="8" w:space="0" w:color="000000"/>
              <w:right w:val="none" w:sz="0" w:space="0" w:color="000000"/>
            </w:tcBorders>
          </w:tcPr>
          <w:p w14:paraId="63835973" w14:textId="77777777" w:rsidR="002A64F7" w:rsidRDefault="00000000">
            <w:pPr>
              <w:spacing w:before="20" w:after="20" w:line="240" w:lineRule="auto"/>
              <w:jc w:val="center"/>
            </w:pPr>
            <w:r>
              <w:rPr>
                <w:rFonts w:cs="Times New Roman"/>
                <w:sz w:val="20"/>
              </w:rPr>
              <w:t>&lt; .001</w:t>
            </w:r>
          </w:p>
        </w:tc>
      </w:tr>
    </w:tbl>
    <w:p w14:paraId="6E11808D" w14:textId="77777777" w:rsidR="002A64F7" w:rsidRDefault="00000000">
      <w:pPr>
        <w:spacing w:before="40" w:after="0" w:line="480" w:lineRule="auto"/>
      </w:pPr>
      <w:r>
        <w:rPr>
          <w:rFonts w:cs="Times New Roman"/>
          <w:i/>
          <w:sz w:val="20"/>
        </w:rPr>
        <w:t xml:space="preserve">Note. </w:t>
      </w:r>
      <w:r>
        <w:rPr>
          <w:rFonts w:cs="Times New Roman"/>
          <w:sz w:val="20"/>
        </w:rPr>
        <w:t>AME = average marginal effect; pp = percentage points; SE = standard error; CI = confidence interval. AMEs represent the estimated change in volunteering probability for the transition from "Not at all" to "Few times/year" socialization, computed via the marginaleffects package with survey weights.</w:t>
      </w:r>
    </w:p>
    <w:p w14:paraId="307D907E" w14:textId="77777777" w:rsidR="002A64F7" w:rsidRDefault="002A64F7">
      <w:pPr>
        <w:spacing w:before="80" w:after="240" w:line="480" w:lineRule="auto"/>
      </w:pPr>
    </w:p>
    <w:p w14:paraId="5C1D0192" w14:textId="77777777" w:rsidR="002A64F7" w:rsidRDefault="00000000">
      <w:pPr>
        <w:spacing w:after="0" w:line="480" w:lineRule="auto"/>
        <w:ind w:firstLine="720"/>
      </w:pPr>
      <w:r>
        <w:rPr>
          <w:rFonts w:cs="Times New Roman"/>
        </w:rPr>
        <w:t>Gen Z deviated from this pattern with a plateau. Gen Z's predicted volunteering probability rose sharply from 27.3% at no socialization to 48.4% at a few times per month, then flatlined, reaching only 50.8% at daily socialization. No other generation exhibited this ceiling. Boomers climbed continuously from 16.7% to 46.8%; Gen X showed the steepest overall gradient (22.0% to 48.1%). A striking baseline comparison deserves note: Gen Z's predicted volunteering probability at zero socialization (27.3%) exceeded that of every other generation, including Boomers (16.7%), which argues against the idea that low volunteering rates among Gen Z reflect weaker civic motivation. The plateau points instead to a decoupling: for Gen Z, additional face-to-face contact beyond a moderate threshold is not associated with additional civic recruitment, possibly because the social contexts in which high-frequency Gen Z socialization occurs lack ties to the community-based institutions that historically channel contact into voluntarism.</w:t>
      </w:r>
    </w:p>
    <w:p w14:paraId="5FD22909" w14:textId="77777777" w:rsidR="002A64F7" w:rsidRDefault="00000000">
      <w:pPr>
        <w:spacing w:after="0" w:line="480" w:lineRule="auto"/>
      </w:pPr>
      <w:r>
        <w:rPr>
          <w:rFonts w:cs="Times New Roman"/>
          <w:b/>
        </w:rPr>
        <w:t>Moderators and Temporal Stability</w:t>
      </w:r>
    </w:p>
    <w:p w14:paraId="1C7D26CC" w14:textId="77777777" w:rsidR="002A64F7" w:rsidRDefault="00000000">
      <w:pPr>
        <w:spacing w:after="0" w:line="480" w:lineRule="auto"/>
        <w:ind w:firstLine="720"/>
      </w:pPr>
      <w:r>
        <w:rPr>
          <w:rFonts w:cs="Times New Roman"/>
        </w:rPr>
        <w:t>Three-way interactions tested whether education, employment, civic social media use, or the COVID-19 period altered the socialization–volunteering–generation relationship. Education was the only significant moderator (</w:t>
      </w:r>
      <w:r>
        <w:rPr>
          <w:rFonts w:cs="Times New Roman"/>
          <w:i/>
        </w:rPr>
        <w:t>p</w:t>
      </w:r>
      <w:r>
        <w:rPr>
          <w:rFonts w:cs="Times New Roman"/>
        </w:rPr>
        <w:t xml:space="preserve"> = .009): holding a bachelor's degree amplified the socialization–volunteering gradient for all generations, but the amplification was more pronounced for older cohorts. Among Boomers, the First Step AME was approximately 3 percentage points larger for BA+ respondents than for those without a degree; among Gen Z, the </w:t>
      </w:r>
      <w:r>
        <w:rPr>
          <w:rFonts w:cs="Times New Roman"/>
        </w:rPr>
        <w:lastRenderedPageBreak/>
        <w:t>difference was less than 1 point, and the plateau persisted even among degree holders. Employment did not significantly moderate the relationship (</w:t>
      </w:r>
      <w:r>
        <w:rPr>
          <w:rFonts w:cs="Times New Roman"/>
          <w:i/>
        </w:rPr>
        <w:t>p</w:t>
      </w:r>
      <w:r>
        <w:rPr>
          <w:rFonts w:cs="Times New Roman"/>
        </w:rPr>
        <w:t xml:space="preserve"> = .056), nor did civic social media use (</w:t>
      </w:r>
      <w:r>
        <w:rPr>
          <w:rFonts w:cs="Times New Roman"/>
          <w:i/>
        </w:rPr>
        <w:t>p</w:t>
      </w:r>
      <w:r>
        <w:rPr>
          <w:rFonts w:cs="Times New Roman"/>
        </w:rPr>
        <w:t xml:space="preserve"> = .969). The social media null is theoretically informative: digital civic engagement does not compensate for the absence of face-to-face socialization, and this holds uniformly across generations, offering no special pathway for digitally native young adults. The near-significant employment result (</w:t>
      </w:r>
      <w:r>
        <w:rPr>
          <w:rFonts w:cs="Times New Roman"/>
          <w:i/>
        </w:rPr>
        <w:t>p</w:t>
      </w:r>
      <w:r>
        <w:rPr>
          <w:rFonts w:cs="Times New Roman"/>
        </w:rPr>
        <w:t xml:space="preserve"> = .056) is worth noting despite failing to clear the conventional threshold: the direction of the effect suggested that employed respondents exhibited a steeper socialization–volunteering gradient than those not employed, consistent with the CVM's prediction that workplace networks provide additional recruitment channels. The effect was modest, however, and did not differ meaningfully across generations.</w:t>
      </w:r>
    </w:p>
    <w:p w14:paraId="08462280" w14:textId="77777777" w:rsidR="002A64F7" w:rsidRDefault="00000000">
      <w:pPr>
        <w:spacing w:after="0" w:line="480" w:lineRule="auto"/>
        <w:ind w:firstLine="720"/>
      </w:pPr>
      <w:r>
        <w:rPr>
          <w:rFonts w:cs="Times New Roman"/>
        </w:rPr>
        <w:t>Perhaps the most consequential test concerned temporal stability. The socialization × generation × post-COVID interaction was not significant (</w:t>
      </w:r>
      <w:r>
        <w:rPr>
          <w:rFonts w:cs="Times New Roman"/>
          <w:i/>
        </w:rPr>
        <w:t>p</w:t>
      </w:r>
      <w:r>
        <w:rPr>
          <w:rFonts w:cs="Times New Roman"/>
        </w:rPr>
        <w:t xml:space="preserve"> = .420), confirming that the patterns documented above (including the Gen Z plateau) were present before the pandemic and unchanged afterward. The pre-COVID First Step AME for Gen Z (10.7 points, 95% CI [5.8, 15.6]) was comparable to the full-sample estimate, and the overall relationship structure was preserved across periods. Declining youth volunteering is not a pandemic artifact; it is a cohort characteristic.</w:t>
      </w:r>
    </w:p>
    <w:p w14:paraId="05A6396F" w14:textId="77777777" w:rsidR="002A64F7" w:rsidRDefault="00000000">
      <w:pPr>
        <w:spacing w:after="0" w:line="480" w:lineRule="auto"/>
      </w:pPr>
      <w:r>
        <w:rPr>
          <w:rFonts w:cs="Times New Roman"/>
          <w:b/>
        </w:rPr>
        <w:t>Civic Engagement Profiles</w:t>
      </w:r>
    </w:p>
    <w:p w14:paraId="54F5FBE3" w14:textId="77777777" w:rsidR="002A64F7" w:rsidRDefault="00000000">
      <w:pPr>
        <w:spacing w:after="0" w:line="480" w:lineRule="auto"/>
        <w:ind w:firstLine="720"/>
      </w:pPr>
      <w:r>
        <w:rPr>
          <w:rFonts w:cs="Times New Roman"/>
        </w:rPr>
        <w:t xml:space="preserve">We turned to person-centered analysis to test whether the regression findings hold when individuals are classified by their full pattern of civic behavior rather than by individual predictors. LPA identified six distinct profiles (Tables 4–5; Figure 4). Three anchor the interpretive framework: the </w:t>
      </w:r>
      <w:r>
        <w:rPr>
          <w:rFonts w:cs="Times New Roman"/>
          <w:i/>
        </w:rPr>
        <w:t>Isolated Disengaged</w:t>
      </w:r>
      <w:r>
        <w:rPr>
          <w:rFonts w:cs="Times New Roman"/>
        </w:rPr>
        <w:t xml:space="preserve"> (19.0% of sample; volunteering rate 9.0%), characterized by minimal scores on every indicator; the </w:t>
      </w:r>
      <w:r>
        <w:rPr>
          <w:rFonts w:cs="Times New Roman"/>
          <w:i/>
        </w:rPr>
        <w:t>Mainstream Donors</w:t>
      </w:r>
      <w:r>
        <w:rPr>
          <w:rFonts w:cs="Times New Roman"/>
        </w:rPr>
        <w:t xml:space="preserve"> (33.1%; </w:t>
      </w:r>
      <w:r>
        <w:rPr>
          <w:rFonts w:cs="Times New Roman"/>
        </w:rPr>
        <w:lastRenderedPageBreak/>
        <w:t xml:space="preserve">volunteering rate 41.4%), representing institutionally embedded civic engagement; and the </w:t>
      </w:r>
      <w:r>
        <w:rPr>
          <w:rFonts w:cs="Times New Roman"/>
          <w:i/>
        </w:rPr>
        <w:t>Fully Engaged</w:t>
      </w:r>
      <w:r>
        <w:rPr>
          <w:rFonts w:cs="Times New Roman"/>
        </w:rPr>
        <w:t xml:space="preserve"> (12.0%; volunteering rate 66.7%), scoring highest on virtually every dimension. The </w:t>
      </w:r>
      <w:r>
        <w:rPr>
          <w:rFonts w:cs="Times New Roman"/>
          <w:i/>
        </w:rPr>
        <w:t>Socially Active Non-Donors</w:t>
      </w:r>
      <w:r>
        <w:rPr>
          <w:rFonts w:cs="Times New Roman"/>
        </w:rPr>
        <w:t xml:space="preserve"> (17.5%; volunteering rate 14.6%) are theoretically important: their members reported the highest socialization of any class (M = 4.70) yet volunteered at rates below the sample mean, demonstrating that socialization without institutional anchoring does not translate into voluntarism. Two remaining profiles round out the typology: the </w:t>
      </w:r>
      <w:r>
        <w:rPr>
          <w:rFonts w:cs="Times New Roman"/>
          <w:i/>
        </w:rPr>
        <w:t>Politically Aware Isolated</w:t>
      </w:r>
      <w:r>
        <w:rPr>
          <w:rFonts w:cs="Times New Roman"/>
        </w:rPr>
        <w:t xml:space="preserve"> (7.1%; volunteering rate 11.7%), who engaged in frequent political conversation but reported minimal social contact, and the </w:t>
      </w:r>
      <w:r>
        <w:rPr>
          <w:rFonts w:cs="Times New Roman"/>
          <w:i/>
        </w:rPr>
        <w:t>Activist Boycotters</w:t>
      </w:r>
      <w:r>
        <w:rPr>
          <w:rFonts w:cs="Times New Roman"/>
        </w:rPr>
        <w:t xml:space="preserve"> (11.3%; volunteering rate 46.9%), defined by universal boycotting behavior alongside moderate organizational membership.</w:t>
      </w:r>
    </w:p>
    <w:p w14:paraId="7BCD25E1" w14:textId="77777777" w:rsidR="002A64F7" w:rsidRDefault="00000000">
      <w:pPr>
        <w:spacing w:before="240" w:after="0" w:line="480" w:lineRule="auto"/>
      </w:pPr>
      <w:r>
        <w:rPr>
          <w:rFonts w:cs="Times New Roman"/>
          <w:b/>
          <w:i/>
        </w:rPr>
        <w:t>Table 4</w:t>
      </w:r>
    </w:p>
    <w:p w14:paraId="08331098" w14:textId="77777777" w:rsidR="002A64F7" w:rsidRDefault="00000000">
      <w:pPr>
        <w:spacing w:after="80" w:line="480" w:lineRule="auto"/>
      </w:pPr>
      <w:r>
        <w:rPr>
          <w:rFonts w:cs="Times New Roman"/>
          <w:i/>
        </w:rPr>
        <w:t>Latent Profile Analysis Model Fit Indices (EII Parameterization, 20,000 Subsample)</w:t>
      </w:r>
    </w:p>
    <w:tbl>
      <w:tblPr>
        <w:tblW w:w="5000" w:type="pct"/>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916"/>
        <w:gridCol w:w="1915"/>
        <w:gridCol w:w="1915"/>
        <w:gridCol w:w="1915"/>
        <w:gridCol w:w="1915"/>
      </w:tblGrid>
      <w:tr w:rsidR="002A64F7" w14:paraId="2ABF6B66" w14:textId="77777777">
        <w:tc>
          <w:tcPr>
            <w:tcW w:w="1872" w:type="dxa"/>
            <w:tcBorders>
              <w:top w:val="single" w:sz="8" w:space="0" w:color="000000"/>
              <w:left w:val="none" w:sz="0" w:space="0" w:color="000000"/>
              <w:bottom w:val="single" w:sz="8" w:space="0" w:color="000000"/>
              <w:right w:val="none" w:sz="0" w:space="0" w:color="000000"/>
            </w:tcBorders>
          </w:tcPr>
          <w:p w14:paraId="2A104168" w14:textId="77777777" w:rsidR="002A64F7" w:rsidRDefault="00000000">
            <w:pPr>
              <w:spacing w:before="40" w:after="40" w:line="240" w:lineRule="auto"/>
            </w:pPr>
            <w:r>
              <w:rPr>
                <w:rFonts w:cs="Times New Roman"/>
                <w:b/>
                <w:sz w:val="20"/>
              </w:rPr>
              <w:t>Profiles</w:t>
            </w:r>
          </w:p>
        </w:tc>
        <w:tc>
          <w:tcPr>
            <w:tcW w:w="1872" w:type="dxa"/>
            <w:tcBorders>
              <w:top w:val="single" w:sz="8" w:space="0" w:color="000000"/>
              <w:left w:val="none" w:sz="0" w:space="0" w:color="000000"/>
              <w:bottom w:val="single" w:sz="8" w:space="0" w:color="000000"/>
              <w:right w:val="none" w:sz="0" w:space="0" w:color="000000"/>
            </w:tcBorders>
          </w:tcPr>
          <w:p w14:paraId="4CA9F05F" w14:textId="77777777" w:rsidR="002A64F7" w:rsidRDefault="00000000">
            <w:pPr>
              <w:spacing w:before="40" w:after="40" w:line="240" w:lineRule="auto"/>
              <w:jc w:val="center"/>
            </w:pPr>
            <w:r>
              <w:rPr>
                <w:rFonts w:cs="Times New Roman"/>
                <w:b/>
                <w:sz w:val="20"/>
              </w:rPr>
              <w:t>BIC</w:t>
            </w:r>
          </w:p>
        </w:tc>
        <w:tc>
          <w:tcPr>
            <w:tcW w:w="1872" w:type="dxa"/>
            <w:tcBorders>
              <w:top w:val="single" w:sz="8" w:space="0" w:color="000000"/>
              <w:left w:val="none" w:sz="0" w:space="0" w:color="000000"/>
              <w:bottom w:val="single" w:sz="8" w:space="0" w:color="000000"/>
              <w:right w:val="none" w:sz="0" w:space="0" w:color="000000"/>
            </w:tcBorders>
          </w:tcPr>
          <w:p w14:paraId="2E775231" w14:textId="77777777" w:rsidR="002A64F7" w:rsidRDefault="00000000">
            <w:pPr>
              <w:spacing w:before="40" w:after="40" w:line="240" w:lineRule="auto"/>
              <w:jc w:val="center"/>
            </w:pPr>
            <w:r>
              <w:rPr>
                <w:rFonts w:cs="Times New Roman"/>
                <w:b/>
                <w:sz w:val="20"/>
              </w:rPr>
              <w:t>Delta BIC</w:t>
            </w:r>
          </w:p>
        </w:tc>
        <w:tc>
          <w:tcPr>
            <w:tcW w:w="1872" w:type="dxa"/>
            <w:tcBorders>
              <w:top w:val="single" w:sz="8" w:space="0" w:color="000000"/>
              <w:left w:val="none" w:sz="0" w:space="0" w:color="000000"/>
              <w:bottom w:val="single" w:sz="8" w:space="0" w:color="000000"/>
              <w:right w:val="none" w:sz="0" w:space="0" w:color="000000"/>
            </w:tcBorders>
          </w:tcPr>
          <w:p w14:paraId="3298E7EF" w14:textId="77777777" w:rsidR="002A64F7" w:rsidRDefault="00000000">
            <w:pPr>
              <w:spacing w:before="40" w:after="40" w:line="240" w:lineRule="auto"/>
              <w:jc w:val="center"/>
            </w:pPr>
            <w:r>
              <w:rPr>
                <w:rFonts w:cs="Times New Roman"/>
                <w:b/>
                <w:sz w:val="20"/>
              </w:rPr>
              <w:t>Entropy</w:t>
            </w:r>
          </w:p>
        </w:tc>
        <w:tc>
          <w:tcPr>
            <w:tcW w:w="1872" w:type="dxa"/>
            <w:tcBorders>
              <w:top w:val="single" w:sz="8" w:space="0" w:color="000000"/>
              <w:left w:val="none" w:sz="0" w:space="0" w:color="000000"/>
              <w:bottom w:val="single" w:sz="8" w:space="0" w:color="000000"/>
              <w:right w:val="none" w:sz="0" w:space="0" w:color="000000"/>
            </w:tcBorders>
          </w:tcPr>
          <w:p w14:paraId="2F069644" w14:textId="77777777" w:rsidR="002A64F7" w:rsidRDefault="00000000">
            <w:pPr>
              <w:spacing w:before="40" w:after="40" w:line="240" w:lineRule="auto"/>
              <w:jc w:val="center"/>
            </w:pPr>
            <w:r>
              <w:rPr>
                <w:rFonts w:cs="Times New Roman"/>
                <w:b/>
                <w:sz w:val="20"/>
              </w:rPr>
              <w:t>Selected</w:t>
            </w:r>
          </w:p>
        </w:tc>
      </w:tr>
      <w:tr w:rsidR="002A64F7" w14:paraId="252751BD" w14:textId="77777777">
        <w:tc>
          <w:tcPr>
            <w:tcW w:w="1872" w:type="dxa"/>
            <w:tcBorders>
              <w:top w:val="none" w:sz="0" w:space="0" w:color="000000"/>
              <w:left w:val="none" w:sz="0" w:space="0" w:color="000000"/>
              <w:bottom w:val="none" w:sz="0" w:space="0" w:color="000000"/>
              <w:right w:val="none" w:sz="0" w:space="0" w:color="000000"/>
            </w:tcBorders>
          </w:tcPr>
          <w:p w14:paraId="0C87E07B" w14:textId="77777777" w:rsidR="002A64F7" w:rsidRDefault="00000000">
            <w:pPr>
              <w:spacing w:before="20" w:after="20" w:line="240" w:lineRule="auto"/>
            </w:pPr>
            <w:r>
              <w:rPr>
                <w:rFonts w:cs="Times New Roman"/>
                <w:sz w:val="20"/>
              </w:rPr>
              <w:t>2</w:t>
            </w:r>
          </w:p>
        </w:tc>
        <w:tc>
          <w:tcPr>
            <w:tcW w:w="1872" w:type="dxa"/>
            <w:tcBorders>
              <w:top w:val="none" w:sz="0" w:space="0" w:color="000000"/>
              <w:left w:val="none" w:sz="0" w:space="0" w:color="000000"/>
              <w:bottom w:val="none" w:sz="0" w:space="0" w:color="000000"/>
              <w:right w:val="none" w:sz="0" w:space="0" w:color="000000"/>
            </w:tcBorders>
          </w:tcPr>
          <w:p w14:paraId="53BB798B" w14:textId="77777777" w:rsidR="002A64F7" w:rsidRDefault="00000000">
            <w:pPr>
              <w:spacing w:before="20" w:after="20" w:line="240" w:lineRule="auto"/>
              <w:jc w:val="center"/>
            </w:pPr>
            <w:r>
              <w:rPr>
                <w:rFonts w:cs="Times New Roman"/>
                <w:sz w:val="20"/>
              </w:rPr>
              <w:t>-323775.8</w:t>
            </w:r>
          </w:p>
        </w:tc>
        <w:tc>
          <w:tcPr>
            <w:tcW w:w="1872" w:type="dxa"/>
            <w:tcBorders>
              <w:top w:val="none" w:sz="0" w:space="0" w:color="000000"/>
              <w:left w:val="none" w:sz="0" w:space="0" w:color="000000"/>
              <w:bottom w:val="none" w:sz="0" w:space="0" w:color="000000"/>
              <w:right w:val="none" w:sz="0" w:space="0" w:color="000000"/>
            </w:tcBorders>
          </w:tcPr>
          <w:p w14:paraId="5A329F70" w14:textId="77777777" w:rsidR="002A64F7" w:rsidRDefault="00000000">
            <w:pPr>
              <w:spacing w:before="20" w:after="20" w:line="240" w:lineRule="auto"/>
              <w:jc w:val="center"/>
            </w:pPr>
            <w:r>
              <w:rPr>
                <w:rFonts w:cs="Times New Roman"/>
                <w:sz w:val="20"/>
              </w:rPr>
              <w:t>--</w:t>
            </w:r>
          </w:p>
        </w:tc>
        <w:tc>
          <w:tcPr>
            <w:tcW w:w="1872" w:type="dxa"/>
            <w:tcBorders>
              <w:top w:val="none" w:sz="0" w:space="0" w:color="000000"/>
              <w:left w:val="none" w:sz="0" w:space="0" w:color="000000"/>
              <w:bottom w:val="none" w:sz="0" w:space="0" w:color="000000"/>
              <w:right w:val="none" w:sz="0" w:space="0" w:color="000000"/>
            </w:tcBorders>
          </w:tcPr>
          <w:p w14:paraId="631B72A3" w14:textId="77777777" w:rsidR="002A64F7" w:rsidRDefault="00000000">
            <w:pPr>
              <w:spacing w:before="20" w:after="20" w:line="240" w:lineRule="auto"/>
              <w:jc w:val="center"/>
            </w:pPr>
            <w:r>
              <w:rPr>
                <w:rFonts w:cs="Times New Roman"/>
                <w:sz w:val="20"/>
              </w:rPr>
              <w:t>--</w:t>
            </w:r>
          </w:p>
        </w:tc>
        <w:tc>
          <w:tcPr>
            <w:tcW w:w="1872" w:type="dxa"/>
            <w:tcBorders>
              <w:top w:val="none" w:sz="0" w:space="0" w:color="000000"/>
              <w:left w:val="none" w:sz="0" w:space="0" w:color="000000"/>
              <w:bottom w:val="none" w:sz="0" w:space="0" w:color="000000"/>
              <w:right w:val="none" w:sz="0" w:space="0" w:color="000000"/>
            </w:tcBorders>
          </w:tcPr>
          <w:p w14:paraId="2F09C716" w14:textId="77777777" w:rsidR="002A64F7" w:rsidRDefault="002A64F7">
            <w:pPr>
              <w:spacing w:before="20" w:after="20" w:line="240" w:lineRule="auto"/>
              <w:jc w:val="center"/>
            </w:pPr>
          </w:p>
        </w:tc>
      </w:tr>
      <w:tr w:rsidR="002A64F7" w14:paraId="32F8545B" w14:textId="77777777">
        <w:tc>
          <w:tcPr>
            <w:tcW w:w="1872" w:type="dxa"/>
            <w:tcBorders>
              <w:top w:val="none" w:sz="0" w:space="0" w:color="000000"/>
              <w:left w:val="none" w:sz="0" w:space="0" w:color="000000"/>
              <w:bottom w:val="none" w:sz="0" w:space="0" w:color="000000"/>
              <w:right w:val="none" w:sz="0" w:space="0" w:color="000000"/>
            </w:tcBorders>
          </w:tcPr>
          <w:p w14:paraId="707782B8" w14:textId="77777777" w:rsidR="002A64F7" w:rsidRDefault="00000000">
            <w:pPr>
              <w:spacing w:before="20" w:after="20" w:line="240" w:lineRule="auto"/>
            </w:pPr>
            <w:r>
              <w:rPr>
                <w:rFonts w:cs="Times New Roman"/>
                <w:sz w:val="20"/>
              </w:rPr>
              <w:t>3</w:t>
            </w:r>
          </w:p>
        </w:tc>
        <w:tc>
          <w:tcPr>
            <w:tcW w:w="1872" w:type="dxa"/>
            <w:tcBorders>
              <w:top w:val="none" w:sz="0" w:space="0" w:color="000000"/>
              <w:left w:val="none" w:sz="0" w:space="0" w:color="000000"/>
              <w:bottom w:val="none" w:sz="0" w:space="0" w:color="000000"/>
              <w:right w:val="none" w:sz="0" w:space="0" w:color="000000"/>
            </w:tcBorders>
          </w:tcPr>
          <w:p w14:paraId="33DEBC7D" w14:textId="77777777" w:rsidR="002A64F7" w:rsidRDefault="00000000">
            <w:pPr>
              <w:spacing w:before="20" w:after="20" w:line="240" w:lineRule="auto"/>
              <w:jc w:val="center"/>
            </w:pPr>
            <w:r>
              <w:rPr>
                <w:rFonts w:cs="Times New Roman"/>
                <w:sz w:val="20"/>
              </w:rPr>
              <w:t>-315925.7</w:t>
            </w:r>
          </w:p>
        </w:tc>
        <w:tc>
          <w:tcPr>
            <w:tcW w:w="1872" w:type="dxa"/>
            <w:tcBorders>
              <w:top w:val="none" w:sz="0" w:space="0" w:color="000000"/>
              <w:left w:val="none" w:sz="0" w:space="0" w:color="000000"/>
              <w:bottom w:val="none" w:sz="0" w:space="0" w:color="000000"/>
              <w:right w:val="none" w:sz="0" w:space="0" w:color="000000"/>
            </w:tcBorders>
          </w:tcPr>
          <w:p w14:paraId="02F1D3C4" w14:textId="77777777" w:rsidR="002A64F7" w:rsidRDefault="00000000">
            <w:pPr>
              <w:spacing w:before="20" w:after="20" w:line="240" w:lineRule="auto"/>
              <w:jc w:val="center"/>
            </w:pPr>
            <w:r>
              <w:rPr>
                <w:rFonts w:cs="Times New Roman"/>
                <w:sz w:val="20"/>
              </w:rPr>
              <w:t>7850.1</w:t>
            </w:r>
          </w:p>
        </w:tc>
        <w:tc>
          <w:tcPr>
            <w:tcW w:w="1872" w:type="dxa"/>
            <w:tcBorders>
              <w:top w:val="none" w:sz="0" w:space="0" w:color="000000"/>
              <w:left w:val="none" w:sz="0" w:space="0" w:color="000000"/>
              <w:bottom w:val="none" w:sz="0" w:space="0" w:color="000000"/>
              <w:right w:val="none" w:sz="0" w:space="0" w:color="000000"/>
            </w:tcBorders>
          </w:tcPr>
          <w:p w14:paraId="1255BD34" w14:textId="77777777" w:rsidR="002A64F7" w:rsidRDefault="00000000">
            <w:pPr>
              <w:spacing w:before="20" w:after="20" w:line="240" w:lineRule="auto"/>
              <w:jc w:val="center"/>
            </w:pPr>
            <w:r>
              <w:rPr>
                <w:rFonts w:cs="Times New Roman"/>
                <w:sz w:val="20"/>
              </w:rPr>
              <w:t>--</w:t>
            </w:r>
          </w:p>
        </w:tc>
        <w:tc>
          <w:tcPr>
            <w:tcW w:w="1872" w:type="dxa"/>
            <w:tcBorders>
              <w:top w:val="none" w:sz="0" w:space="0" w:color="000000"/>
              <w:left w:val="none" w:sz="0" w:space="0" w:color="000000"/>
              <w:bottom w:val="none" w:sz="0" w:space="0" w:color="000000"/>
              <w:right w:val="none" w:sz="0" w:space="0" w:color="000000"/>
            </w:tcBorders>
          </w:tcPr>
          <w:p w14:paraId="7E4833CE" w14:textId="77777777" w:rsidR="002A64F7" w:rsidRDefault="002A64F7">
            <w:pPr>
              <w:spacing w:before="20" w:after="20" w:line="240" w:lineRule="auto"/>
              <w:jc w:val="center"/>
            </w:pPr>
          </w:p>
        </w:tc>
      </w:tr>
      <w:tr w:rsidR="002A64F7" w14:paraId="4C0CDE15" w14:textId="77777777">
        <w:tc>
          <w:tcPr>
            <w:tcW w:w="1872" w:type="dxa"/>
            <w:tcBorders>
              <w:top w:val="none" w:sz="0" w:space="0" w:color="000000"/>
              <w:left w:val="none" w:sz="0" w:space="0" w:color="000000"/>
              <w:bottom w:val="none" w:sz="0" w:space="0" w:color="000000"/>
              <w:right w:val="none" w:sz="0" w:space="0" w:color="000000"/>
            </w:tcBorders>
          </w:tcPr>
          <w:p w14:paraId="7BC8FDE6" w14:textId="77777777" w:rsidR="002A64F7" w:rsidRDefault="00000000">
            <w:pPr>
              <w:spacing w:before="20" w:after="20" w:line="240" w:lineRule="auto"/>
            </w:pPr>
            <w:r>
              <w:rPr>
                <w:rFonts w:cs="Times New Roman"/>
                <w:sz w:val="20"/>
              </w:rPr>
              <w:t>4</w:t>
            </w:r>
          </w:p>
        </w:tc>
        <w:tc>
          <w:tcPr>
            <w:tcW w:w="1872" w:type="dxa"/>
            <w:tcBorders>
              <w:top w:val="none" w:sz="0" w:space="0" w:color="000000"/>
              <w:left w:val="none" w:sz="0" w:space="0" w:color="000000"/>
              <w:bottom w:val="none" w:sz="0" w:space="0" w:color="000000"/>
              <w:right w:val="none" w:sz="0" w:space="0" w:color="000000"/>
            </w:tcBorders>
          </w:tcPr>
          <w:p w14:paraId="68C14E66" w14:textId="77777777" w:rsidR="002A64F7" w:rsidRDefault="00000000">
            <w:pPr>
              <w:spacing w:before="20" w:after="20" w:line="240" w:lineRule="auto"/>
              <w:jc w:val="center"/>
            </w:pPr>
            <w:r>
              <w:rPr>
                <w:rFonts w:cs="Times New Roman"/>
                <w:sz w:val="20"/>
              </w:rPr>
              <w:t>-312648.3</w:t>
            </w:r>
          </w:p>
        </w:tc>
        <w:tc>
          <w:tcPr>
            <w:tcW w:w="1872" w:type="dxa"/>
            <w:tcBorders>
              <w:top w:val="none" w:sz="0" w:space="0" w:color="000000"/>
              <w:left w:val="none" w:sz="0" w:space="0" w:color="000000"/>
              <w:bottom w:val="none" w:sz="0" w:space="0" w:color="000000"/>
              <w:right w:val="none" w:sz="0" w:space="0" w:color="000000"/>
            </w:tcBorders>
          </w:tcPr>
          <w:p w14:paraId="5AE983FB" w14:textId="77777777" w:rsidR="002A64F7" w:rsidRDefault="00000000">
            <w:pPr>
              <w:spacing w:before="20" w:after="20" w:line="240" w:lineRule="auto"/>
              <w:jc w:val="center"/>
            </w:pPr>
            <w:r>
              <w:rPr>
                <w:rFonts w:cs="Times New Roman"/>
                <w:sz w:val="20"/>
              </w:rPr>
              <w:t>3277.4</w:t>
            </w:r>
          </w:p>
        </w:tc>
        <w:tc>
          <w:tcPr>
            <w:tcW w:w="1872" w:type="dxa"/>
            <w:tcBorders>
              <w:top w:val="none" w:sz="0" w:space="0" w:color="000000"/>
              <w:left w:val="none" w:sz="0" w:space="0" w:color="000000"/>
              <w:bottom w:val="none" w:sz="0" w:space="0" w:color="000000"/>
              <w:right w:val="none" w:sz="0" w:space="0" w:color="000000"/>
            </w:tcBorders>
          </w:tcPr>
          <w:p w14:paraId="4B7927B9" w14:textId="77777777" w:rsidR="002A64F7" w:rsidRDefault="00000000">
            <w:pPr>
              <w:spacing w:before="20" w:after="20" w:line="240" w:lineRule="auto"/>
              <w:jc w:val="center"/>
            </w:pPr>
            <w:r>
              <w:rPr>
                <w:rFonts w:cs="Times New Roman"/>
                <w:sz w:val="20"/>
              </w:rPr>
              <w:t>--</w:t>
            </w:r>
          </w:p>
        </w:tc>
        <w:tc>
          <w:tcPr>
            <w:tcW w:w="1872" w:type="dxa"/>
            <w:tcBorders>
              <w:top w:val="none" w:sz="0" w:space="0" w:color="000000"/>
              <w:left w:val="none" w:sz="0" w:space="0" w:color="000000"/>
              <w:bottom w:val="none" w:sz="0" w:space="0" w:color="000000"/>
              <w:right w:val="none" w:sz="0" w:space="0" w:color="000000"/>
            </w:tcBorders>
          </w:tcPr>
          <w:p w14:paraId="01F5C17F" w14:textId="77777777" w:rsidR="002A64F7" w:rsidRDefault="002A64F7">
            <w:pPr>
              <w:spacing w:before="20" w:after="20" w:line="240" w:lineRule="auto"/>
              <w:jc w:val="center"/>
            </w:pPr>
          </w:p>
        </w:tc>
      </w:tr>
      <w:tr w:rsidR="002A64F7" w14:paraId="3A71D123" w14:textId="77777777">
        <w:tc>
          <w:tcPr>
            <w:tcW w:w="1872" w:type="dxa"/>
            <w:tcBorders>
              <w:top w:val="none" w:sz="0" w:space="0" w:color="000000"/>
              <w:left w:val="none" w:sz="0" w:space="0" w:color="000000"/>
              <w:bottom w:val="none" w:sz="0" w:space="0" w:color="000000"/>
              <w:right w:val="none" w:sz="0" w:space="0" w:color="000000"/>
            </w:tcBorders>
          </w:tcPr>
          <w:p w14:paraId="24B0A745" w14:textId="77777777" w:rsidR="002A64F7" w:rsidRDefault="00000000">
            <w:pPr>
              <w:spacing w:before="20" w:after="20" w:line="240" w:lineRule="auto"/>
            </w:pPr>
            <w:r>
              <w:rPr>
                <w:rFonts w:cs="Times New Roman"/>
                <w:sz w:val="20"/>
              </w:rPr>
              <w:t>5</w:t>
            </w:r>
          </w:p>
        </w:tc>
        <w:tc>
          <w:tcPr>
            <w:tcW w:w="1872" w:type="dxa"/>
            <w:tcBorders>
              <w:top w:val="none" w:sz="0" w:space="0" w:color="000000"/>
              <w:left w:val="none" w:sz="0" w:space="0" w:color="000000"/>
              <w:bottom w:val="none" w:sz="0" w:space="0" w:color="000000"/>
              <w:right w:val="none" w:sz="0" w:space="0" w:color="000000"/>
            </w:tcBorders>
          </w:tcPr>
          <w:p w14:paraId="280DD22B" w14:textId="77777777" w:rsidR="002A64F7" w:rsidRDefault="00000000">
            <w:pPr>
              <w:spacing w:before="20" w:after="20" w:line="240" w:lineRule="auto"/>
              <w:jc w:val="center"/>
            </w:pPr>
            <w:r>
              <w:rPr>
                <w:rFonts w:cs="Times New Roman"/>
                <w:sz w:val="20"/>
              </w:rPr>
              <w:t>-310013.6</w:t>
            </w:r>
          </w:p>
        </w:tc>
        <w:tc>
          <w:tcPr>
            <w:tcW w:w="1872" w:type="dxa"/>
            <w:tcBorders>
              <w:top w:val="none" w:sz="0" w:space="0" w:color="000000"/>
              <w:left w:val="none" w:sz="0" w:space="0" w:color="000000"/>
              <w:bottom w:val="none" w:sz="0" w:space="0" w:color="000000"/>
              <w:right w:val="none" w:sz="0" w:space="0" w:color="000000"/>
            </w:tcBorders>
          </w:tcPr>
          <w:p w14:paraId="354475C4" w14:textId="77777777" w:rsidR="002A64F7" w:rsidRDefault="00000000">
            <w:pPr>
              <w:spacing w:before="20" w:after="20" w:line="240" w:lineRule="auto"/>
              <w:jc w:val="center"/>
            </w:pPr>
            <w:r>
              <w:rPr>
                <w:rFonts w:cs="Times New Roman"/>
                <w:sz w:val="20"/>
              </w:rPr>
              <w:t>2634.7</w:t>
            </w:r>
          </w:p>
        </w:tc>
        <w:tc>
          <w:tcPr>
            <w:tcW w:w="1872" w:type="dxa"/>
            <w:tcBorders>
              <w:top w:val="none" w:sz="0" w:space="0" w:color="000000"/>
              <w:left w:val="none" w:sz="0" w:space="0" w:color="000000"/>
              <w:bottom w:val="none" w:sz="0" w:space="0" w:color="000000"/>
              <w:right w:val="none" w:sz="0" w:space="0" w:color="000000"/>
            </w:tcBorders>
          </w:tcPr>
          <w:p w14:paraId="1E66B83F" w14:textId="77777777" w:rsidR="002A64F7" w:rsidRDefault="00000000">
            <w:pPr>
              <w:spacing w:before="20" w:after="20" w:line="240" w:lineRule="auto"/>
              <w:jc w:val="center"/>
            </w:pPr>
            <w:r>
              <w:rPr>
                <w:rFonts w:cs="Times New Roman"/>
                <w:sz w:val="20"/>
              </w:rPr>
              <w:t>--</w:t>
            </w:r>
          </w:p>
        </w:tc>
        <w:tc>
          <w:tcPr>
            <w:tcW w:w="1872" w:type="dxa"/>
            <w:tcBorders>
              <w:top w:val="none" w:sz="0" w:space="0" w:color="000000"/>
              <w:left w:val="none" w:sz="0" w:space="0" w:color="000000"/>
              <w:bottom w:val="none" w:sz="0" w:space="0" w:color="000000"/>
              <w:right w:val="none" w:sz="0" w:space="0" w:color="000000"/>
            </w:tcBorders>
          </w:tcPr>
          <w:p w14:paraId="65B70CC5" w14:textId="77777777" w:rsidR="002A64F7" w:rsidRDefault="002A64F7">
            <w:pPr>
              <w:spacing w:before="20" w:after="20" w:line="240" w:lineRule="auto"/>
              <w:jc w:val="center"/>
            </w:pPr>
          </w:p>
        </w:tc>
      </w:tr>
      <w:tr w:rsidR="002A64F7" w14:paraId="50495620" w14:textId="77777777">
        <w:tc>
          <w:tcPr>
            <w:tcW w:w="1872" w:type="dxa"/>
            <w:tcBorders>
              <w:top w:val="none" w:sz="0" w:space="0" w:color="000000"/>
              <w:left w:val="none" w:sz="0" w:space="0" w:color="000000"/>
              <w:bottom w:val="none" w:sz="0" w:space="0" w:color="000000"/>
              <w:right w:val="none" w:sz="0" w:space="0" w:color="000000"/>
            </w:tcBorders>
          </w:tcPr>
          <w:p w14:paraId="3B70F0F3" w14:textId="77777777" w:rsidR="002A64F7" w:rsidRDefault="00000000">
            <w:pPr>
              <w:spacing w:before="20" w:after="20" w:line="240" w:lineRule="auto"/>
            </w:pPr>
            <w:r>
              <w:rPr>
                <w:rFonts w:cs="Times New Roman"/>
                <w:sz w:val="20"/>
              </w:rPr>
              <w:t>6</w:t>
            </w:r>
          </w:p>
        </w:tc>
        <w:tc>
          <w:tcPr>
            <w:tcW w:w="1872" w:type="dxa"/>
            <w:tcBorders>
              <w:top w:val="none" w:sz="0" w:space="0" w:color="000000"/>
              <w:left w:val="none" w:sz="0" w:space="0" w:color="000000"/>
              <w:bottom w:val="none" w:sz="0" w:space="0" w:color="000000"/>
              <w:right w:val="none" w:sz="0" w:space="0" w:color="000000"/>
            </w:tcBorders>
          </w:tcPr>
          <w:p w14:paraId="76D86DD2" w14:textId="77777777" w:rsidR="002A64F7" w:rsidRDefault="00000000">
            <w:pPr>
              <w:spacing w:before="20" w:after="20" w:line="240" w:lineRule="auto"/>
              <w:jc w:val="center"/>
            </w:pPr>
            <w:r>
              <w:rPr>
                <w:rFonts w:cs="Times New Roman"/>
                <w:sz w:val="20"/>
              </w:rPr>
              <w:t>-296036.5</w:t>
            </w:r>
          </w:p>
        </w:tc>
        <w:tc>
          <w:tcPr>
            <w:tcW w:w="1872" w:type="dxa"/>
            <w:tcBorders>
              <w:top w:val="none" w:sz="0" w:space="0" w:color="000000"/>
              <w:left w:val="none" w:sz="0" w:space="0" w:color="000000"/>
              <w:bottom w:val="none" w:sz="0" w:space="0" w:color="000000"/>
              <w:right w:val="none" w:sz="0" w:space="0" w:color="000000"/>
            </w:tcBorders>
          </w:tcPr>
          <w:p w14:paraId="67F9FF6E" w14:textId="77777777" w:rsidR="002A64F7" w:rsidRDefault="00000000">
            <w:pPr>
              <w:spacing w:before="20" w:after="20" w:line="240" w:lineRule="auto"/>
              <w:jc w:val="center"/>
            </w:pPr>
            <w:r>
              <w:rPr>
                <w:rFonts w:cs="Times New Roman"/>
                <w:sz w:val="20"/>
              </w:rPr>
              <w:t>13977.1</w:t>
            </w:r>
          </w:p>
        </w:tc>
        <w:tc>
          <w:tcPr>
            <w:tcW w:w="1872" w:type="dxa"/>
            <w:tcBorders>
              <w:top w:val="none" w:sz="0" w:space="0" w:color="000000"/>
              <w:left w:val="none" w:sz="0" w:space="0" w:color="000000"/>
              <w:bottom w:val="none" w:sz="0" w:space="0" w:color="000000"/>
              <w:right w:val="none" w:sz="0" w:space="0" w:color="000000"/>
            </w:tcBorders>
          </w:tcPr>
          <w:p w14:paraId="7CC91FC2" w14:textId="77777777" w:rsidR="002A64F7" w:rsidRDefault="00000000">
            <w:pPr>
              <w:spacing w:before="20" w:after="20" w:line="240" w:lineRule="auto"/>
              <w:jc w:val="center"/>
            </w:pPr>
            <w:r>
              <w:rPr>
                <w:rFonts w:cs="Times New Roman"/>
                <w:sz w:val="20"/>
              </w:rPr>
              <w:t>0.893</w:t>
            </w:r>
          </w:p>
        </w:tc>
        <w:tc>
          <w:tcPr>
            <w:tcW w:w="1872" w:type="dxa"/>
            <w:tcBorders>
              <w:top w:val="none" w:sz="0" w:space="0" w:color="000000"/>
              <w:left w:val="none" w:sz="0" w:space="0" w:color="000000"/>
              <w:bottom w:val="none" w:sz="0" w:space="0" w:color="000000"/>
              <w:right w:val="none" w:sz="0" w:space="0" w:color="000000"/>
            </w:tcBorders>
          </w:tcPr>
          <w:p w14:paraId="4AD45EE5" w14:textId="77777777" w:rsidR="002A64F7" w:rsidRDefault="00000000">
            <w:pPr>
              <w:spacing w:before="20" w:after="20" w:line="240" w:lineRule="auto"/>
              <w:jc w:val="center"/>
            </w:pPr>
            <w:r>
              <w:rPr>
                <w:rFonts w:cs="Times New Roman"/>
                <w:sz w:val="20"/>
              </w:rPr>
              <w:t>Yes</w:t>
            </w:r>
          </w:p>
        </w:tc>
      </w:tr>
      <w:tr w:rsidR="002A64F7" w14:paraId="3F7D7C88" w14:textId="77777777">
        <w:tc>
          <w:tcPr>
            <w:tcW w:w="1872" w:type="dxa"/>
            <w:tcBorders>
              <w:top w:val="none" w:sz="0" w:space="0" w:color="000000"/>
              <w:left w:val="none" w:sz="0" w:space="0" w:color="000000"/>
              <w:bottom w:val="single" w:sz="8" w:space="0" w:color="000000"/>
              <w:right w:val="none" w:sz="0" w:space="0" w:color="000000"/>
            </w:tcBorders>
          </w:tcPr>
          <w:p w14:paraId="2879E8C9" w14:textId="77777777" w:rsidR="002A64F7" w:rsidRDefault="00000000">
            <w:pPr>
              <w:spacing w:before="20" w:after="20" w:line="240" w:lineRule="auto"/>
            </w:pPr>
            <w:r>
              <w:rPr>
                <w:rFonts w:cs="Times New Roman"/>
                <w:sz w:val="20"/>
              </w:rPr>
              <w:t>7</w:t>
            </w:r>
          </w:p>
        </w:tc>
        <w:tc>
          <w:tcPr>
            <w:tcW w:w="1872" w:type="dxa"/>
            <w:tcBorders>
              <w:top w:val="none" w:sz="0" w:space="0" w:color="000000"/>
              <w:left w:val="none" w:sz="0" w:space="0" w:color="000000"/>
              <w:bottom w:val="single" w:sz="8" w:space="0" w:color="000000"/>
              <w:right w:val="none" w:sz="0" w:space="0" w:color="000000"/>
            </w:tcBorders>
          </w:tcPr>
          <w:p w14:paraId="67E434B8" w14:textId="77777777" w:rsidR="002A64F7" w:rsidRDefault="00000000">
            <w:pPr>
              <w:spacing w:before="20" w:after="20" w:line="240" w:lineRule="auto"/>
              <w:jc w:val="center"/>
            </w:pPr>
            <w:r>
              <w:rPr>
                <w:rFonts w:cs="Times New Roman"/>
                <w:sz w:val="20"/>
              </w:rPr>
              <w:t>-291325.8</w:t>
            </w:r>
          </w:p>
        </w:tc>
        <w:tc>
          <w:tcPr>
            <w:tcW w:w="1872" w:type="dxa"/>
            <w:tcBorders>
              <w:top w:val="none" w:sz="0" w:space="0" w:color="000000"/>
              <w:left w:val="none" w:sz="0" w:space="0" w:color="000000"/>
              <w:bottom w:val="single" w:sz="8" w:space="0" w:color="000000"/>
              <w:right w:val="none" w:sz="0" w:space="0" w:color="000000"/>
            </w:tcBorders>
          </w:tcPr>
          <w:p w14:paraId="38C75E8C" w14:textId="77777777" w:rsidR="002A64F7" w:rsidRDefault="00000000">
            <w:pPr>
              <w:spacing w:before="20" w:after="20" w:line="240" w:lineRule="auto"/>
              <w:jc w:val="center"/>
            </w:pPr>
            <w:r>
              <w:rPr>
                <w:rFonts w:cs="Times New Roman"/>
                <w:sz w:val="20"/>
              </w:rPr>
              <w:t>4710.8</w:t>
            </w:r>
          </w:p>
        </w:tc>
        <w:tc>
          <w:tcPr>
            <w:tcW w:w="1872" w:type="dxa"/>
            <w:tcBorders>
              <w:top w:val="none" w:sz="0" w:space="0" w:color="000000"/>
              <w:left w:val="none" w:sz="0" w:space="0" w:color="000000"/>
              <w:bottom w:val="single" w:sz="8" w:space="0" w:color="000000"/>
              <w:right w:val="none" w:sz="0" w:space="0" w:color="000000"/>
            </w:tcBorders>
          </w:tcPr>
          <w:p w14:paraId="5382E352" w14:textId="77777777" w:rsidR="002A64F7" w:rsidRDefault="00000000">
            <w:pPr>
              <w:spacing w:before="20" w:after="20" w:line="240" w:lineRule="auto"/>
              <w:jc w:val="center"/>
            </w:pPr>
            <w:r>
              <w:rPr>
                <w:rFonts w:cs="Times New Roman"/>
                <w:sz w:val="20"/>
              </w:rPr>
              <w:t>--</w:t>
            </w:r>
          </w:p>
        </w:tc>
        <w:tc>
          <w:tcPr>
            <w:tcW w:w="1872" w:type="dxa"/>
            <w:tcBorders>
              <w:top w:val="none" w:sz="0" w:space="0" w:color="000000"/>
              <w:left w:val="none" w:sz="0" w:space="0" w:color="000000"/>
              <w:bottom w:val="single" w:sz="8" w:space="0" w:color="000000"/>
              <w:right w:val="none" w:sz="0" w:space="0" w:color="000000"/>
            </w:tcBorders>
          </w:tcPr>
          <w:p w14:paraId="5F579F0C" w14:textId="77777777" w:rsidR="002A64F7" w:rsidRDefault="002A64F7">
            <w:pPr>
              <w:spacing w:before="20" w:after="20" w:line="240" w:lineRule="auto"/>
              <w:jc w:val="center"/>
            </w:pPr>
          </w:p>
        </w:tc>
      </w:tr>
    </w:tbl>
    <w:p w14:paraId="4C1F39D5" w14:textId="77777777" w:rsidR="002A64F7" w:rsidRDefault="00000000">
      <w:pPr>
        <w:spacing w:before="40" w:after="0" w:line="480" w:lineRule="auto"/>
      </w:pPr>
      <w:r>
        <w:rPr>
          <w:rFonts w:cs="Times New Roman"/>
          <w:i/>
          <w:sz w:val="20"/>
        </w:rPr>
        <w:t xml:space="preserve">Note. </w:t>
      </w:r>
      <w:r>
        <w:rPr>
          <w:rFonts w:cs="Times New Roman"/>
          <w:sz w:val="20"/>
        </w:rPr>
        <w:t>EII = spherical, equal volume parameterization. BIC = Bayesian information criterion. ΔBIC = improvement from the previous model. Entropy reported for the selected model only. Model selection conducted on a random subsample (n = 20,000) and refit to the full sample (N = 197,497).</w:t>
      </w:r>
    </w:p>
    <w:p w14:paraId="64FA84B5" w14:textId="77777777" w:rsidR="002A64F7" w:rsidRDefault="002A64F7">
      <w:pPr>
        <w:spacing w:before="80" w:after="240" w:line="480" w:lineRule="auto"/>
      </w:pPr>
    </w:p>
    <w:p w14:paraId="79C1F5E8" w14:textId="77777777" w:rsidR="002A64F7" w:rsidRDefault="00000000">
      <w:pPr>
        <w:spacing w:before="240" w:after="0" w:line="480" w:lineRule="auto"/>
      </w:pPr>
      <w:r>
        <w:rPr>
          <w:rFonts w:cs="Times New Roman"/>
          <w:b/>
          <w:i/>
        </w:rPr>
        <w:t>Table 5</w:t>
      </w:r>
    </w:p>
    <w:p w14:paraId="2103C38A" w14:textId="77777777" w:rsidR="002A64F7" w:rsidRDefault="00000000">
      <w:pPr>
        <w:spacing w:after="80" w:line="480" w:lineRule="auto"/>
      </w:pPr>
      <w:r>
        <w:rPr>
          <w:rFonts w:cs="Times New Roman"/>
          <w:i/>
        </w:rPr>
        <w:t>Latent Profile Characteristics: Indicator Means and Volunteering Rates (6-Profile Solution, N = 197,497)</w:t>
      </w:r>
    </w:p>
    <w:tbl>
      <w:tblPr>
        <w:tblW w:w="5000" w:type="pct"/>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161"/>
        <w:gridCol w:w="761"/>
        <w:gridCol w:w="865"/>
        <w:gridCol w:w="932"/>
        <w:gridCol w:w="909"/>
        <w:gridCol w:w="1344"/>
        <w:gridCol w:w="1344"/>
        <w:gridCol w:w="932"/>
        <w:gridCol w:w="1328"/>
      </w:tblGrid>
      <w:tr w:rsidR="002A64F7" w14:paraId="10899862" w14:textId="77777777">
        <w:tc>
          <w:tcPr>
            <w:tcW w:w="1040" w:type="dxa"/>
            <w:tcBorders>
              <w:top w:val="single" w:sz="8" w:space="0" w:color="000000"/>
              <w:left w:val="none" w:sz="0" w:space="0" w:color="000000"/>
              <w:bottom w:val="single" w:sz="8" w:space="0" w:color="000000"/>
              <w:right w:val="none" w:sz="0" w:space="0" w:color="000000"/>
            </w:tcBorders>
          </w:tcPr>
          <w:p w14:paraId="28713B28" w14:textId="77777777" w:rsidR="002A64F7" w:rsidRDefault="00000000">
            <w:pPr>
              <w:spacing w:before="40" w:after="40" w:line="240" w:lineRule="auto"/>
            </w:pPr>
            <w:r>
              <w:rPr>
                <w:rFonts w:cs="Times New Roman"/>
                <w:b/>
                <w:sz w:val="20"/>
              </w:rPr>
              <w:lastRenderedPageBreak/>
              <w:t>Profile</w:t>
            </w:r>
          </w:p>
        </w:tc>
        <w:tc>
          <w:tcPr>
            <w:tcW w:w="1040" w:type="dxa"/>
            <w:tcBorders>
              <w:top w:val="single" w:sz="8" w:space="0" w:color="000000"/>
              <w:left w:val="none" w:sz="0" w:space="0" w:color="000000"/>
              <w:bottom w:val="single" w:sz="8" w:space="0" w:color="000000"/>
              <w:right w:val="none" w:sz="0" w:space="0" w:color="000000"/>
            </w:tcBorders>
          </w:tcPr>
          <w:p w14:paraId="1AF745F3" w14:textId="77777777" w:rsidR="002A64F7" w:rsidRDefault="00000000">
            <w:pPr>
              <w:spacing w:before="40" w:after="40" w:line="240" w:lineRule="auto"/>
              <w:jc w:val="center"/>
            </w:pPr>
            <w:r>
              <w:rPr>
                <w:rFonts w:cs="Times New Roman"/>
                <w:b/>
                <w:sz w:val="20"/>
              </w:rPr>
              <w:t>n (%)</w:t>
            </w:r>
          </w:p>
        </w:tc>
        <w:tc>
          <w:tcPr>
            <w:tcW w:w="1040" w:type="dxa"/>
            <w:tcBorders>
              <w:top w:val="single" w:sz="8" w:space="0" w:color="000000"/>
              <w:left w:val="none" w:sz="0" w:space="0" w:color="000000"/>
              <w:bottom w:val="single" w:sz="8" w:space="0" w:color="000000"/>
              <w:right w:val="none" w:sz="0" w:space="0" w:color="000000"/>
            </w:tcBorders>
          </w:tcPr>
          <w:p w14:paraId="1B433BA5" w14:textId="77777777" w:rsidR="002A64F7" w:rsidRDefault="00000000">
            <w:pPr>
              <w:spacing w:before="40" w:after="40" w:line="240" w:lineRule="auto"/>
              <w:jc w:val="center"/>
            </w:pPr>
            <w:r>
              <w:rPr>
                <w:rFonts w:cs="Times New Roman"/>
                <w:b/>
                <w:sz w:val="20"/>
              </w:rPr>
              <w:t>Boycott (%)</w:t>
            </w:r>
          </w:p>
        </w:tc>
        <w:tc>
          <w:tcPr>
            <w:tcW w:w="1040" w:type="dxa"/>
            <w:tcBorders>
              <w:top w:val="single" w:sz="8" w:space="0" w:color="000000"/>
              <w:left w:val="none" w:sz="0" w:space="0" w:color="000000"/>
              <w:bottom w:val="single" w:sz="8" w:space="0" w:color="000000"/>
              <w:right w:val="none" w:sz="0" w:space="0" w:color="000000"/>
            </w:tcBorders>
          </w:tcPr>
          <w:p w14:paraId="7D53DD8A" w14:textId="77777777" w:rsidR="002A64F7" w:rsidRDefault="00000000">
            <w:pPr>
              <w:spacing w:before="40" w:after="40" w:line="240" w:lineRule="auto"/>
              <w:jc w:val="center"/>
            </w:pPr>
            <w:r>
              <w:rPr>
                <w:rFonts w:cs="Times New Roman"/>
                <w:b/>
                <w:sz w:val="20"/>
              </w:rPr>
              <w:t>Contact Officials (%)</w:t>
            </w:r>
          </w:p>
        </w:tc>
        <w:tc>
          <w:tcPr>
            <w:tcW w:w="1040" w:type="dxa"/>
            <w:tcBorders>
              <w:top w:val="single" w:sz="8" w:space="0" w:color="000000"/>
              <w:left w:val="none" w:sz="0" w:space="0" w:color="000000"/>
              <w:bottom w:val="single" w:sz="8" w:space="0" w:color="000000"/>
              <w:right w:val="none" w:sz="0" w:space="0" w:color="000000"/>
            </w:tcBorders>
          </w:tcPr>
          <w:p w14:paraId="1566E49B" w14:textId="77777777" w:rsidR="002A64F7" w:rsidRDefault="00000000">
            <w:pPr>
              <w:spacing w:before="40" w:after="40" w:line="240" w:lineRule="auto"/>
              <w:jc w:val="center"/>
            </w:pPr>
            <w:r>
              <w:rPr>
                <w:rFonts w:cs="Times New Roman"/>
                <w:b/>
                <w:sz w:val="20"/>
              </w:rPr>
              <w:t>Political Conv., M (SD)</w:t>
            </w:r>
          </w:p>
        </w:tc>
        <w:tc>
          <w:tcPr>
            <w:tcW w:w="1040" w:type="dxa"/>
            <w:tcBorders>
              <w:top w:val="single" w:sz="8" w:space="0" w:color="000000"/>
              <w:left w:val="none" w:sz="0" w:space="0" w:color="000000"/>
              <w:bottom w:val="single" w:sz="8" w:space="0" w:color="000000"/>
              <w:right w:val="none" w:sz="0" w:space="0" w:color="000000"/>
            </w:tcBorders>
          </w:tcPr>
          <w:p w14:paraId="275CD052" w14:textId="77777777" w:rsidR="002A64F7" w:rsidRDefault="00000000">
            <w:pPr>
              <w:spacing w:before="40" w:after="40" w:line="240" w:lineRule="auto"/>
              <w:jc w:val="center"/>
            </w:pPr>
            <w:r>
              <w:rPr>
                <w:rFonts w:cs="Times New Roman"/>
                <w:b/>
                <w:sz w:val="20"/>
              </w:rPr>
              <w:t>Socialization, M (SD)</w:t>
            </w:r>
          </w:p>
        </w:tc>
        <w:tc>
          <w:tcPr>
            <w:tcW w:w="1040" w:type="dxa"/>
            <w:tcBorders>
              <w:top w:val="single" w:sz="8" w:space="0" w:color="000000"/>
              <w:left w:val="none" w:sz="0" w:space="0" w:color="000000"/>
              <w:bottom w:val="single" w:sz="8" w:space="0" w:color="000000"/>
              <w:right w:val="none" w:sz="0" w:space="0" w:color="000000"/>
            </w:tcBorders>
          </w:tcPr>
          <w:p w14:paraId="2EB0B49B" w14:textId="77777777" w:rsidR="002A64F7" w:rsidRDefault="00000000">
            <w:pPr>
              <w:spacing w:before="40" w:after="40" w:line="240" w:lineRule="auto"/>
              <w:jc w:val="center"/>
            </w:pPr>
            <w:r>
              <w:rPr>
                <w:rFonts w:cs="Times New Roman"/>
                <w:b/>
                <w:sz w:val="20"/>
              </w:rPr>
              <w:t>Org. Membership, M (SD)</w:t>
            </w:r>
          </w:p>
        </w:tc>
        <w:tc>
          <w:tcPr>
            <w:tcW w:w="1040" w:type="dxa"/>
            <w:tcBorders>
              <w:top w:val="single" w:sz="8" w:space="0" w:color="000000"/>
              <w:left w:val="none" w:sz="0" w:space="0" w:color="000000"/>
              <w:bottom w:val="single" w:sz="8" w:space="0" w:color="000000"/>
              <w:right w:val="none" w:sz="0" w:space="0" w:color="000000"/>
            </w:tcBorders>
          </w:tcPr>
          <w:p w14:paraId="4C0D577A" w14:textId="77777777" w:rsidR="002A64F7" w:rsidRDefault="00000000">
            <w:pPr>
              <w:spacing w:before="40" w:after="40" w:line="240" w:lineRule="auto"/>
              <w:jc w:val="center"/>
            </w:pPr>
            <w:r>
              <w:rPr>
                <w:rFonts w:cs="Times New Roman"/>
                <w:b/>
                <w:sz w:val="20"/>
              </w:rPr>
              <w:t>Donated (%)</w:t>
            </w:r>
          </w:p>
        </w:tc>
        <w:tc>
          <w:tcPr>
            <w:tcW w:w="1040" w:type="dxa"/>
            <w:tcBorders>
              <w:top w:val="single" w:sz="8" w:space="0" w:color="000000"/>
              <w:left w:val="none" w:sz="0" w:space="0" w:color="000000"/>
              <w:bottom w:val="single" w:sz="8" w:space="0" w:color="000000"/>
              <w:right w:val="none" w:sz="0" w:space="0" w:color="000000"/>
            </w:tcBorders>
          </w:tcPr>
          <w:p w14:paraId="36E1D3DD" w14:textId="77777777" w:rsidR="002A64F7" w:rsidRDefault="00000000">
            <w:pPr>
              <w:spacing w:before="40" w:after="40" w:line="240" w:lineRule="auto"/>
              <w:jc w:val="center"/>
            </w:pPr>
            <w:r>
              <w:rPr>
                <w:rFonts w:cs="Times New Roman"/>
                <w:b/>
                <w:sz w:val="20"/>
              </w:rPr>
              <w:t>Volunteering (%)</w:t>
            </w:r>
          </w:p>
        </w:tc>
      </w:tr>
      <w:tr w:rsidR="002A64F7" w14:paraId="46D73AE2" w14:textId="77777777">
        <w:tc>
          <w:tcPr>
            <w:tcW w:w="1040" w:type="dxa"/>
            <w:tcBorders>
              <w:top w:val="none" w:sz="0" w:space="0" w:color="000000"/>
              <w:left w:val="none" w:sz="0" w:space="0" w:color="000000"/>
              <w:bottom w:val="none" w:sz="0" w:space="0" w:color="000000"/>
              <w:right w:val="none" w:sz="0" w:space="0" w:color="000000"/>
            </w:tcBorders>
          </w:tcPr>
          <w:p w14:paraId="09A7ABF1" w14:textId="77777777" w:rsidR="002A64F7" w:rsidRDefault="00000000">
            <w:pPr>
              <w:spacing w:before="20" w:after="20" w:line="240" w:lineRule="auto"/>
            </w:pPr>
            <w:r>
              <w:rPr>
                <w:rFonts w:cs="Times New Roman"/>
                <w:sz w:val="20"/>
              </w:rPr>
              <w:t>1: Isolated Disengaged</w:t>
            </w:r>
          </w:p>
        </w:tc>
        <w:tc>
          <w:tcPr>
            <w:tcW w:w="1040" w:type="dxa"/>
            <w:tcBorders>
              <w:top w:val="none" w:sz="0" w:space="0" w:color="000000"/>
              <w:left w:val="none" w:sz="0" w:space="0" w:color="000000"/>
              <w:bottom w:val="none" w:sz="0" w:space="0" w:color="000000"/>
              <w:right w:val="none" w:sz="0" w:space="0" w:color="000000"/>
            </w:tcBorders>
          </w:tcPr>
          <w:p w14:paraId="007BE2D8" w14:textId="77777777" w:rsidR="002A64F7" w:rsidRDefault="00000000">
            <w:pPr>
              <w:spacing w:before="20" w:after="20" w:line="240" w:lineRule="auto"/>
              <w:jc w:val="center"/>
            </w:pPr>
            <w:r>
              <w:rPr>
                <w:rFonts w:cs="Times New Roman"/>
                <w:sz w:val="20"/>
              </w:rPr>
              <w:t>37,568 (19.0)</w:t>
            </w:r>
          </w:p>
        </w:tc>
        <w:tc>
          <w:tcPr>
            <w:tcW w:w="1040" w:type="dxa"/>
            <w:tcBorders>
              <w:top w:val="none" w:sz="0" w:space="0" w:color="000000"/>
              <w:left w:val="none" w:sz="0" w:space="0" w:color="000000"/>
              <w:bottom w:val="none" w:sz="0" w:space="0" w:color="000000"/>
              <w:right w:val="none" w:sz="0" w:space="0" w:color="000000"/>
            </w:tcBorders>
          </w:tcPr>
          <w:p w14:paraId="2BBA24FA" w14:textId="77777777" w:rsidR="002A64F7" w:rsidRDefault="00000000">
            <w:pPr>
              <w:spacing w:before="20" w:after="20" w:line="240" w:lineRule="auto"/>
              <w:jc w:val="center"/>
            </w:pPr>
            <w:r>
              <w:rPr>
                <w:rFonts w:cs="Times New Roman"/>
                <w:sz w:val="20"/>
              </w:rPr>
              <w:t>1.4</w:t>
            </w:r>
          </w:p>
        </w:tc>
        <w:tc>
          <w:tcPr>
            <w:tcW w:w="1040" w:type="dxa"/>
            <w:tcBorders>
              <w:top w:val="none" w:sz="0" w:space="0" w:color="000000"/>
              <w:left w:val="none" w:sz="0" w:space="0" w:color="000000"/>
              <w:bottom w:val="none" w:sz="0" w:space="0" w:color="000000"/>
              <w:right w:val="none" w:sz="0" w:space="0" w:color="000000"/>
            </w:tcBorders>
          </w:tcPr>
          <w:p w14:paraId="1F29609E" w14:textId="77777777" w:rsidR="002A64F7" w:rsidRDefault="00000000">
            <w:pPr>
              <w:spacing w:before="20" w:after="20" w:line="240" w:lineRule="auto"/>
              <w:jc w:val="center"/>
            </w:pPr>
            <w:r>
              <w:rPr>
                <w:rFonts w:cs="Times New Roman"/>
                <w:sz w:val="20"/>
              </w:rPr>
              <w:t>0.7</w:t>
            </w:r>
          </w:p>
        </w:tc>
        <w:tc>
          <w:tcPr>
            <w:tcW w:w="1040" w:type="dxa"/>
            <w:tcBorders>
              <w:top w:val="none" w:sz="0" w:space="0" w:color="000000"/>
              <w:left w:val="none" w:sz="0" w:space="0" w:color="000000"/>
              <w:bottom w:val="none" w:sz="0" w:space="0" w:color="000000"/>
              <w:right w:val="none" w:sz="0" w:space="0" w:color="000000"/>
            </w:tcBorders>
          </w:tcPr>
          <w:p w14:paraId="116C4B8E" w14:textId="77777777" w:rsidR="002A64F7" w:rsidRDefault="00000000">
            <w:pPr>
              <w:spacing w:before="20" w:after="20" w:line="240" w:lineRule="auto"/>
              <w:jc w:val="center"/>
            </w:pPr>
            <w:r>
              <w:rPr>
                <w:rFonts w:cs="Times New Roman"/>
                <w:sz w:val="20"/>
              </w:rPr>
              <w:t>1.3 (0.6)</w:t>
            </w:r>
          </w:p>
        </w:tc>
        <w:tc>
          <w:tcPr>
            <w:tcW w:w="1040" w:type="dxa"/>
            <w:tcBorders>
              <w:top w:val="none" w:sz="0" w:space="0" w:color="000000"/>
              <w:left w:val="none" w:sz="0" w:space="0" w:color="000000"/>
              <w:bottom w:val="none" w:sz="0" w:space="0" w:color="000000"/>
              <w:right w:val="none" w:sz="0" w:space="0" w:color="000000"/>
            </w:tcBorders>
          </w:tcPr>
          <w:p w14:paraId="029B409F" w14:textId="77777777" w:rsidR="002A64F7" w:rsidRDefault="00000000">
            <w:pPr>
              <w:spacing w:before="20" w:after="20" w:line="240" w:lineRule="auto"/>
              <w:jc w:val="center"/>
            </w:pPr>
            <w:r>
              <w:rPr>
                <w:rFonts w:cs="Times New Roman"/>
                <w:sz w:val="20"/>
              </w:rPr>
              <w:t>1.3 (0.6)</w:t>
            </w:r>
          </w:p>
        </w:tc>
        <w:tc>
          <w:tcPr>
            <w:tcW w:w="1040" w:type="dxa"/>
            <w:tcBorders>
              <w:top w:val="none" w:sz="0" w:space="0" w:color="000000"/>
              <w:left w:val="none" w:sz="0" w:space="0" w:color="000000"/>
              <w:bottom w:val="none" w:sz="0" w:space="0" w:color="000000"/>
              <w:right w:val="none" w:sz="0" w:space="0" w:color="000000"/>
            </w:tcBorders>
          </w:tcPr>
          <w:p w14:paraId="190ACE2C" w14:textId="77777777" w:rsidR="002A64F7" w:rsidRDefault="00000000">
            <w:pPr>
              <w:spacing w:before="20" w:after="20" w:line="240" w:lineRule="auto"/>
              <w:jc w:val="center"/>
            </w:pPr>
            <w:r>
              <w:rPr>
                <w:rFonts w:cs="Times New Roman"/>
                <w:sz w:val="20"/>
              </w:rPr>
              <w:t>0.1 (0.4)</w:t>
            </w:r>
          </w:p>
        </w:tc>
        <w:tc>
          <w:tcPr>
            <w:tcW w:w="1040" w:type="dxa"/>
            <w:tcBorders>
              <w:top w:val="none" w:sz="0" w:space="0" w:color="000000"/>
              <w:left w:val="none" w:sz="0" w:space="0" w:color="000000"/>
              <w:bottom w:val="none" w:sz="0" w:space="0" w:color="000000"/>
              <w:right w:val="none" w:sz="0" w:space="0" w:color="000000"/>
            </w:tcBorders>
          </w:tcPr>
          <w:p w14:paraId="4E9424DF" w14:textId="77777777" w:rsidR="002A64F7" w:rsidRDefault="00000000">
            <w:pPr>
              <w:spacing w:before="20" w:after="20" w:line="240" w:lineRule="auto"/>
              <w:jc w:val="center"/>
            </w:pPr>
            <w:r>
              <w:rPr>
                <w:rFonts w:cs="Times New Roman"/>
                <w:sz w:val="20"/>
              </w:rPr>
              <w:t>15.0</w:t>
            </w:r>
          </w:p>
        </w:tc>
        <w:tc>
          <w:tcPr>
            <w:tcW w:w="1040" w:type="dxa"/>
            <w:tcBorders>
              <w:top w:val="none" w:sz="0" w:space="0" w:color="000000"/>
              <w:left w:val="none" w:sz="0" w:space="0" w:color="000000"/>
              <w:bottom w:val="none" w:sz="0" w:space="0" w:color="000000"/>
              <w:right w:val="none" w:sz="0" w:space="0" w:color="000000"/>
            </w:tcBorders>
          </w:tcPr>
          <w:p w14:paraId="24575EA9" w14:textId="77777777" w:rsidR="002A64F7" w:rsidRDefault="00000000">
            <w:pPr>
              <w:spacing w:before="20" w:after="20" w:line="240" w:lineRule="auto"/>
              <w:jc w:val="center"/>
            </w:pPr>
            <w:r>
              <w:rPr>
                <w:rFonts w:cs="Times New Roman"/>
                <w:sz w:val="20"/>
              </w:rPr>
              <w:t>9.0</w:t>
            </w:r>
          </w:p>
        </w:tc>
      </w:tr>
      <w:tr w:rsidR="002A64F7" w14:paraId="5A666386" w14:textId="77777777">
        <w:tc>
          <w:tcPr>
            <w:tcW w:w="1040" w:type="dxa"/>
            <w:tcBorders>
              <w:top w:val="none" w:sz="0" w:space="0" w:color="000000"/>
              <w:left w:val="none" w:sz="0" w:space="0" w:color="000000"/>
              <w:bottom w:val="none" w:sz="0" w:space="0" w:color="000000"/>
              <w:right w:val="none" w:sz="0" w:space="0" w:color="000000"/>
            </w:tcBorders>
          </w:tcPr>
          <w:p w14:paraId="49FAC080" w14:textId="77777777" w:rsidR="002A64F7" w:rsidRDefault="00000000">
            <w:pPr>
              <w:spacing w:before="20" w:after="20" w:line="240" w:lineRule="auto"/>
            </w:pPr>
            <w:r>
              <w:rPr>
                <w:rFonts w:cs="Times New Roman"/>
                <w:sz w:val="20"/>
              </w:rPr>
              <w:t>2: Politically Aware Isolated</w:t>
            </w:r>
          </w:p>
        </w:tc>
        <w:tc>
          <w:tcPr>
            <w:tcW w:w="1040" w:type="dxa"/>
            <w:tcBorders>
              <w:top w:val="none" w:sz="0" w:space="0" w:color="000000"/>
              <w:left w:val="none" w:sz="0" w:space="0" w:color="000000"/>
              <w:bottom w:val="none" w:sz="0" w:space="0" w:color="000000"/>
              <w:right w:val="none" w:sz="0" w:space="0" w:color="000000"/>
            </w:tcBorders>
          </w:tcPr>
          <w:p w14:paraId="33B7C485" w14:textId="77777777" w:rsidR="002A64F7" w:rsidRDefault="00000000">
            <w:pPr>
              <w:spacing w:before="20" w:after="20" w:line="240" w:lineRule="auto"/>
              <w:jc w:val="center"/>
            </w:pPr>
            <w:r>
              <w:rPr>
                <w:rFonts w:cs="Times New Roman"/>
                <w:sz w:val="20"/>
              </w:rPr>
              <w:t>14,089 (7.1)</w:t>
            </w:r>
          </w:p>
        </w:tc>
        <w:tc>
          <w:tcPr>
            <w:tcW w:w="1040" w:type="dxa"/>
            <w:tcBorders>
              <w:top w:val="none" w:sz="0" w:space="0" w:color="000000"/>
              <w:left w:val="none" w:sz="0" w:space="0" w:color="000000"/>
              <w:bottom w:val="none" w:sz="0" w:space="0" w:color="000000"/>
              <w:right w:val="none" w:sz="0" w:space="0" w:color="000000"/>
            </w:tcBorders>
          </w:tcPr>
          <w:p w14:paraId="2BFAE9E0"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53EAFBC2" w14:textId="77777777" w:rsidR="002A64F7" w:rsidRDefault="00000000">
            <w:pPr>
              <w:spacing w:before="20" w:after="20" w:line="240" w:lineRule="auto"/>
              <w:jc w:val="center"/>
            </w:pPr>
            <w:r>
              <w:rPr>
                <w:rFonts w:cs="Times New Roman"/>
                <w:sz w:val="20"/>
              </w:rPr>
              <w:t>1.2</w:t>
            </w:r>
          </w:p>
        </w:tc>
        <w:tc>
          <w:tcPr>
            <w:tcW w:w="1040" w:type="dxa"/>
            <w:tcBorders>
              <w:top w:val="none" w:sz="0" w:space="0" w:color="000000"/>
              <w:left w:val="none" w:sz="0" w:space="0" w:color="000000"/>
              <w:bottom w:val="none" w:sz="0" w:space="0" w:color="000000"/>
              <w:right w:val="none" w:sz="0" w:space="0" w:color="000000"/>
            </w:tcBorders>
          </w:tcPr>
          <w:p w14:paraId="78C922F5" w14:textId="77777777" w:rsidR="002A64F7" w:rsidRDefault="00000000">
            <w:pPr>
              <w:spacing w:before="20" w:after="20" w:line="240" w:lineRule="auto"/>
              <w:jc w:val="center"/>
            </w:pPr>
            <w:r>
              <w:rPr>
                <w:rFonts w:cs="Times New Roman"/>
                <w:sz w:val="20"/>
              </w:rPr>
              <w:t>4.9 (0.8)</w:t>
            </w:r>
          </w:p>
        </w:tc>
        <w:tc>
          <w:tcPr>
            <w:tcW w:w="1040" w:type="dxa"/>
            <w:tcBorders>
              <w:top w:val="none" w:sz="0" w:space="0" w:color="000000"/>
              <w:left w:val="none" w:sz="0" w:space="0" w:color="000000"/>
              <w:bottom w:val="none" w:sz="0" w:space="0" w:color="000000"/>
              <w:right w:val="none" w:sz="0" w:space="0" w:color="000000"/>
            </w:tcBorders>
          </w:tcPr>
          <w:p w14:paraId="574EF6E8" w14:textId="77777777" w:rsidR="002A64F7" w:rsidRDefault="00000000">
            <w:pPr>
              <w:spacing w:before="20" w:after="20" w:line="240" w:lineRule="auto"/>
              <w:jc w:val="center"/>
            </w:pPr>
            <w:r>
              <w:rPr>
                <w:rFonts w:cs="Times New Roman"/>
                <w:sz w:val="20"/>
              </w:rPr>
              <w:t>1.5 (0.7)</w:t>
            </w:r>
          </w:p>
        </w:tc>
        <w:tc>
          <w:tcPr>
            <w:tcW w:w="1040" w:type="dxa"/>
            <w:tcBorders>
              <w:top w:val="none" w:sz="0" w:space="0" w:color="000000"/>
              <w:left w:val="none" w:sz="0" w:space="0" w:color="000000"/>
              <w:bottom w:val="none" w:sz="0" w:space="0" w:color="000000"/>
              <w:right w:val="none" w:sz="0" w:space="0" w:color="000000"/>
            </w:tcBorders>
          </w:tcPr>
          <w:p w14:paraId="0B62FD53" w14:textId="77777777" w:rsidR="002A64F7" w:rsidRDefault="00000000">
            <w:pPr>
              <w:spacing w:before="20" w:after="20" w:line="240" w:lineRule="auto"/>
              <w:jc w:val="center"/>
            </w:pPr>
            <w:r>
              <w:rPr>
                <w:rFonts w:cs="Times New Roman"/>
                <w:sz w:val="20"/>
              </w:rPr>
              <w:t>0.1 (0.5)</w:t>
            </w:r>
          </w:p>
        </w:tc>
        <w:tc>
          <w:tcPr>
            <w:tcW w:w="1040" w:type="dxa"/>
            <w:tcBorders>
              <w:top w:val="none" w:sz="0" w:space="0" w:color="000000"/>
              <w:left w:val="none" w:sz="0" w:space="0" w:color="000000"/>
              <w:bottom w:val="none" w:sz="0" w:space="0" w:color="000000"/>
              <w:right w:val="none" w:sz="0" w:space="0" w:color="000000"/>
            </w:tcBorders>
          </w:tcPr>
          <w:p w14:paraId="6F9D00DD"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75370276" w14:textId="77777777" w:rsidR="002A64F7" w:rsidRDefault="00000000">
            <w:pPr>
              <w:spacing w:before="20" w:after="20" w:line="240" w:lineRule="auto"/>
              <w:jc w:val="center"/>
            </w:pPr>
            <w:r>
              <w:rPr>
                <w:rFonts w:cs="Times New Roman"/>
                <w:sz w:val="20"/>
              </w:rPr>
              <w:t>11.7</w:t>
            </w:r>
          </w:p>
        </w:tc>
      </w:tr>
      <w:tr w:rsidR="002A64F7" w14:paraId="36148B3E" w14:textId="77777777">
        <w:tc>
          <w:tcPr>
            <w:tcW w:w="1040" w:type="dxa"/>
            <w:tcBorders>
              <w:top w:val="none" w:sz="0" w:space="0" w:color="000000"/>
              <w:left w:val="none" w:sz="0" w:space="0" w:color="000000"/>
              <w:bottom w:val="none" w:sz="0" w:space="0" w:color="000000"/>
              <w:right w:val="none" w:sz="0" w:space="0" w:color="000000"/>
            </w:tcBorders>
          </w:tcPr>
          <w:p w14:paraId="2504F2DC" w14:textId="77777777" w:rsidR="002A64F7" w:rsidRDefault="00000000">
            <w:pPr>
              <w:spacing w:before="20" w:after="20" w:line="240" w:lineRule="auto"/>
            </w:pPr>
            <w:r>
              <w:rPr>
                <w:rFonts w:cs="Times New Roman"/>
                <w:sz w:val="20"/>
              </w:rPr>
              <w:t>3: Socially Active Non-Donors</w:t>
            </w:r>
          </w:p>
        </w:tc>
        <w:tc>
          <w:tcPr>
            <w:tcW w:w="1040" w:type="dxa"/>
            <w:tcBorders>
              <w:top w:val="none" w:sz="0" w:space="0" w:color="000000"/>
              <w:left w:val="none" w:sz="0" w:space="0" w:color="000000"/>
              <w:bottom w:val="none" w:sz="0" w:space="0" w:color="000000"/>
              <w:right w:val="none" w:sz="0" w:space="0" w:color="000000"/>
            </w:tcBorders>
          </w:tcPr>
          <w:p w14:paraId="49E599F8" w14:textId="77777777" w:rsidR="002A64F7" w:rsidRDefault="00000000">
            <w:pPr>
              <w:spacing w:before="20" w:after="20" w:line="240" w:lineRule="auto"/>
              <w:jc w:val="center"/>
            </w:pPr>
            <w:r>
              <w:rPr>
                <w:rFonts w:cs="Times New Roman"/>
                <w:sz w:val="20"/>
              </w:rPr>
              <w:t>34,520 (17.5)</w:t>
            </w:r>
          </w:p>
        </w:tc>
        <w:tc>
          <w:tcPr>
            <w:tcW w:w="1040" w:type="dxa"/>
            <w:tcBorders>
              <w:top w:val="none" w:sz="0" w:space="0" w:color="000000"/>
              <w:left w:val="none" w:sz="0" w:space="0" w:color="000000"/>
              <w:bottom w:val="none" w:sz="0" w:space="0" w:color="000000"/>
              <w:right w:val="none" w:sz="0" w:space="0" w:color="000000"/>
            </w:tcBorders>
          </w:tcPr>
          <w:p w14:paraId="085093D7"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1644634B" w14:textId="77777777" w:rsidR="002A64F7" w:rsidRDefault="00000000">
            <w:pPr>
              <w:spacing w:before="20" w:after="20" w:line="240" w:lineRule="auto"/>
              <w:jc w:val="center"/>
            </w:pPr>
            <w:r>
              <w:rPr>
                <w:rFonts w:cs="Times New Roman"/>
                <w:sz w:val="20"/>
              </w:rPr>
              <w:t>0.6</w:t>
            </w:r>
          </w:p>
        </w:tc>
        <w:tc>
          <w:tcPr>
            <w:tcW w:w="1040" w:type="dxa"/>
            <w:tcBorders>
              <w:top w:val="none" w:sz="0" w:space="0" w:color="000000"/>
              <w:left w:val="none" w:sz="0" w:space="0" w:color="000000"/>
              <w:bottom w:val="none" w:sz="0" w:space="0" w:color="000000"/>
              <w:right w:val="none" w:sz="0" w:space="0" w:color="000000"/>
            </w:tcBorders>
          </w:tcPr>
          <w:p w14:paraId="58A1F2F6" w14:textId="77777777" w:rsidR="002A64F7" w:rsidRDefault="00000000">
            <w:pPr>
              <w:spacing w:before="20" w:after="20" w:line="240" w:lineRule="auto"/>
              <w:jc w:val="center"/>
            </w:pPr>
            <w:r>
              <w:rPr>
                <w:rFonts w:cs="Times New Roman"/>
                <w:sz w:val="20"/>
              </w:rPr>
              <w:t>3.2 (1.8)</w:t>
            </w:r>
          </w:p>
        </w:tc>
        <w:tc>
          <w:tcPr>
            <w:tcW w:w="1040" w:type="dxa"/>
            <w:tcBorders>
              <w:top w:val="none" w:sz="0" w:space="0" w:color="000000"/>
              <w:left w:val="none" w:sz="0" w:space="0" w:color="000000"/>
              <w:bottom w:val="none" w:sz="0" w:space="0" w:color="000000"/>
              <w:right w:val="none" w:sz="0" w:space="0" w:color="000000"/>
            </w:tcBorders>
          </w:tcPr>
          <w:p w14:paraId="57F2A27B" w14:textId="77777777" w:rsidR="002A64F7" w:rsidRDefault="00000000">
            <w:pPr>
              <w:spacing w:before="20" w:after="20" w:line="240" w:lineRule="auto"/>
              <w:jc w:val="center"/>
            </w:pPr>
            <w:r>
              <w:rPr>
                <w:rFonts w:cs="Times New Roman"/>
                <w:sz w:val="20"/>
              </w:rPr>
              <w:t>4.7 (0.8)</w:t>
            </w:r>
          </w:p>
        </w:tc>
        <w:tc>
          <w:tcPr>
            <w:tcW w:w="1040" w:type="dxa"/>
            <w:tcBorders>
              <w:top w:val="none" w:sz="0" w:space="0" w:color="000000"/>
              <w:left w:val="none" w:sz="0" w:space="0" w:color="000000"/>
              <w:bottom w:val="none" w:sz="0" w:space="0" w:color="000000"/>
              <w:right w:val="none" w:sz="0" w:space="0" w:color="000000"/>
            </w:tcBorders>
          </w:tcPr>
          <w:p w14:paraId="12501DBB" w14:textId="77777777" w:rsidR="002A64F7" w:rsidRDefault="00000000">
            <w:pPr>
              <w:spacing w:before="20" w:after="20" w:line="240" w:lineRule="auto"/>
              <w:jc w:val="center"/>
            </w:pPr>
            <w:r>
              <w:rPr>
                <w:rFonts w:cs="Times New Roman"/>
                <w:sz w:val="20"/>
              </w:rPr>
              <w:t>0.2 (0.6)</w:t>
            </w:r>
          </w:p>
        </w:tc>
        <w:tc>
          <w:tcPr>
            <w:tcW w:w="1040" w:type="dxa"/>
            <w:tcBorders>
              <w:top w:val="none" w:sz="0" w:space="0" w:color="000000"/>
              <w:left w:val="none" w:sz="0" w:space="0" w:color="000000"/>
              <w:bottom w:val="none" w:sz="0" w:space="0" w:color="000000"/>
              <w:right w:val="none" w:sz="0" w:space="0" w:color="000000"/>
            </w:tcBorders>
          </w:tcPr>
          <w:p w14:paraId="269148A1"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2E9C1D15" w14:textId="77777777" w:rsidR="002A64F7" w:rsidRDefault="00000000">
            <w:pPr>
              <w:spacing w:before="20" w:after="20" w:line="240" w:lineRule="auto"/>
              <w:jc w:val="center"/>
            </w:pPr>
            <w:r>
              <w:rPr>
                <w:rFonts w:cs="Times New Roman"/>
                <w:sz w:val="20"/>
              </w:rPr>
              <w:t>14.6</w:t>
            </w:r>
          </w:p>
        </w:tc>
      </w:tr>
      <w:tr w:rsidR="002A64F7" w14:paraId="708E530B" w14:textId="77777777">
        <w:tc>
          <w:tcPr>
            <w:tcW w:w="1040" w:type="dxa"/>
            <w:tcBorders>
              <w:top w:val="none" w:sz="0" w:space="0" w:color="000000"/>
              <w:left w:val="none" w:sz="0" w:space="0" w:color="000000"/>
              <w:bottom w:val="none" w:sz="0" w:space="0" w:color="000000"/>
              <w:right w:val="none" w:sz="0" w:space="0" w:color="000000"/>
            </w:tcBorders>
          </w:tcPr>
          <w:p w14:paraId="4D2E907B" w14:textId="77777777" w:rsidR="002A64F7" w:rsidRDefault="00000000">
            <w:pPr>
              <w:spacing w:before="20" w:after="20" w:line="240" w:lineRule="auto"/>
            </w:pPr>
            <w:r>
              <w:rPr>
                <w:rFonts w:cs="Times New Roman"/>
                <w:sz w:val="20"/>
              </w:rPr>
              <w:t>4: Mainstream Donors</w:t>
            </w:r>
          </w:p>
        </w:tc>
        <w:tc>
          <w:tcPr>
            <w:tcW w:w="1040" w:type="dxa"/>
            <w:tcBorders>
              <w:top w:val="none" w:sz="0" w:space="0" w:color="000000"/>
              <w:left w:val="none" w:sz="0" w:space="0" w:color="000000"/>
              <w:bottom w:val="none" w:sz="0" w:space="0" w:color="000000"/>
              <w:right w:val="none" w:sz="0" w:space="0" w:color="000000"/>
            </w:tcBorders>
          </w:tcPr>
          <w:p w14:paraId="0E69990D" w14:textId="77777777" w:rsidR="002A64F7" w:rsidRDefault="00000000">
            <w:pPr>
              <w:spacing w:before="20" w:after="20" w:line="240" w:lineRule="auto"/>
              <w:jc w:val="center"/>
            </w:pPr>
            <w:r>
              <w:rPr>
                <w:rFonts w:cs="Times New Roman"/>
                <w:sz w:val="20"/>
              </w:rPr>
              <w:t>65,417 (33.1)</w:t>
            </w:r>
          </w:p>
        </w:tc>
        <w:tc>
          <w:tcPr>
            <w:tcW w:w="1040" w:type="dxa"/>
            <w:tcBorders>
              <w:top w:val="none" w:sz="0" w:space="0" w:color="000000"/>
              <w:left w:val="none" w:sz="0" w:space="0" w:color="000000"/>
              <w:bottom w:val="none" w:sz="0" w:space="0" w:color="000000"/>
              <w:right w:val="none" w:sz="0" w:space="0" w:color="000000"/>
            </w:tcBorders>
          </w:tcPr>
          <w:p w14:paraId="04213D73"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0A3F2153"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32EE17A3" w14:textId="77777777" w:rsidR="002A64F7" w:rsidRDefault="00000000">
            <w:pPr>
              <w:spacing w:before="20" w:after="20" w:line="240" w:lineRule="auto"/>
              <w:jc w:val="center"/>
            </w:pPr>
            <w:r>
              <w:rPr>
                <w:rFonts w:cs="Times New Roman"/>
                <w:sz w:val="20"/>
              </w:rPr>
              <w:t>3.6 (1.7)</w:t>
            </w:r>
          </w:p>
        </w:tc>
        <w:tc>
          <w:tcPr>
            <w:tcW w:w="1040" w:type="dxa"/>
            <w:tcBorders>
              <w:top w:val="none" w:sz="0" w:space="0" w:color="000000"/>
              <w:left w:val="none" w:sz="0" w:space="0" w:color="000000"/>
              <w:bottom w:val="none" w:sz="0" w:space="0" w:color="000000"/>
              <w:right w:val="none" w:sz="0" w:space="0" w:color="000000"/>
            </w:tcBorders>
          </w:tcPr>
          <w:p w14:paraId="730DA1AD" w14:textId="77777777" w:rsidR="002A64F7" w:rsidRDefault="00000000">
            <w:pPr>
              <w:spacing w:before="20" w:after="20" w:line="240" w:lineRule="auto"/>
              <w:jc w:val="center"/>
            </w:pPr>
            <w:r>
              <w:rPr>
                <w:rFonts w:cs="Times New Roman"/>
                <w:sz w:val="20"/>
              </w:rPr>
              <w:t>3.8 (1.5)</w:t>
            </w:r>
          </w:p>
        </w:tc>
        <w:tc>
          <w:tcPr>
            <w:tcW w:w="1040" w:type="dxa"/>
            <w:tcBorders>
              <w:top w:val="none" w:sz="0" w:space="0" w:color="000000"/>
              <w:left w:val="none" w:sz="0" w:space="0" w:color="000000"/>
              <w:bottom w:val="none" w:sz="0" w:space="0" w:color="000000"/>
              <w:right w:val="none" w:sz="0" w:space="0" w:color="000000"/>
            </w:tcBorders>
          </w:tcPr>
          <w:p w14:paraId="6D006567" w14:textId="77777777" w:rsidR="002A64F7" w:rsidRDefault="00000000">
            <w:pPr>
              <w:spacing w:before="20" w:after="20" w:line="240" w:lineRule="auto"/>
              <w:jc w:val="center"/>
            </w:pPr>
            <w:r>
              <w:rPr>
                <w:rFonts w:cs="Times New Roman"/>
                <w:sz w:val="20"/>
              </w:rPr>
              <w:t>0.7 (1.2)</w:t>
            </w:r>
          </w:p>
        </w:tc>
        <w:tc>
          <w:tcPr>
            <w:tcW w:w="1040" w:type="dxa"/>
            <w:tcBorders>
              <w:top w:val="none" w:sz="0" w:space="0" w:color="000000"/>
              <w:left w:val="none" w:sz="0" w:space="0" w:color="000000"/>
              <w:bottom w:val="none" w:sz="0" w:space="0" w:color="000000"/>
              <w:right w:val="none" w:sz="0" w:space="0" w:color="000000"/>
            </w:tcBorders>
          </w:tcPr>
          <w:p w14:paraId="433F0E7D" w14:textId="77777777" w:rsidR="002A64F7" w:rsidRDefault="00000000">
            <w:pPr>
              <w:spacing w:before="20" w:after="20" w:line="240" w:lineRule="auto"/>
              <w:jc w:val="center"/>
            </w:pPr>
            <w:r>
              <w:rPr>
                <w:rFonts w:cs="Times New Roman"/>
                <w:sz w:val="20"/>
              </w:rPr>
              <w:t>99.9</w:t>
            </w:r>
          </w:p>
        </w:tc>
        <w:tc>
          <w:tcPr>
            <w:tcW w:w="1040" w:type="dxa"/>
            <w:tcBorders>
              <w:top w:val="none" w:sz="0" w:space="0" w:color="000000"/>
              <w:left w:val="none" w:sz="0" w:space="0" w:color="000000"/>
              <w:bottom w:val="none" w:sz="0" w:space="0" w:color="000000"/>
              <w:right w:val="none" w:sz="0" w:space="0" w:color="000000"/>
            </w:tcBorders>
          </w:tcPr>
          <w:p w14:paraId="651BA4CE" w14:textId="77777777" w:rsidR="002A64F7" w:rsidRDefault="00000000">
            <w:pPr>
              <w:spacing w:before="20" w:after="20" w:line="240" w:lineRule="auto"/>
              <w:jc w:val="center"/>
            </w:pPr>
            <w:r>
              <w:rPr>
                <w:rFonts w:cs="Times New Roman"/>
                <w:sz w:val="20"/>
              </w:rPr>
              <w:t>41.4</w:t>
            </w:r>
          </w:p>
        </w:tc>
      </w:tr>
      <w:tr w:rsidR="002A64F7" w14:paraId="5E13E86C" w14:textId="77777777">
        <w:tc>
          <w:tcPr>
            <w:tcW w:w="1040" w:type="dxa"/>
            <w:tcBorders>
              <w:top w:val="none" w:sz="0" w:space="0" w:color="000000"/>
              <w:left w:val="none" w:sz="0" w:space="0" w:color="000000"/>
              <w:bottom w:val="none" w:sz="0" w:space="0" w:color="000000"/>
              <w:right w:val="none" w:sz="0" w:space="0" w:color="000000"/>
            </w:tcBorders>
          </w:tcPr>
          <w:p w14:paraId="1F14AF87" w14:textId="77777777" w:rsidR="002A64F7" w:rsidRDefault="00000000">
            <w:pPr>
              <w:spacing w:before="20" w:after="20" w:line="240" w:lineRule="auto"/>
            </w:pPr>
            <w:r>
              <w:rPr>
                <w:rFonts w:cs="Times New Roman"/>
                <w:sz w:val="20"/>
              </w:rPr>
              <w:t>5: Activist Boycotters</w:t>
            </w:r>
          </w:p>
        </w:tc>
        <w:tc>
          <w:tcPr>
            <w:tcW w:w="1040" w:type="dxa"/>
            <w:tcBorders>
              <w:top w:val="none" w:sz="0" w:space="0" w:color="000000"/>
              <w:left w:val="none" w:sz="0" w:space="0" w:color="000000"/>
              <w:bottom w:val="none" w:sz="0" w:space="0" w:color="000000"/>
              <w:right w:val="none" w:sz="0" w:space="0" w:color="000000"/>
            </w:tcBorders>
          </w:tcPr>
          <w:p w14:paraId="779EA27C" w14:textId="77777777" w:rsidR="002A64F7" w:rsidRDefault="00000000">
            <w:pPr>
              <w:spacing w:before="20" w:after="20" w:line="240" w:lineRule="auto"/>
              <w:jc w:val="center"/>
            </w:pPr>
            <w:r>
              <w:rPr>
                <w:rFonts w:cs="Times New Roman"/>
                <w:sz w:val="20"/>
              </w:rPr>
              <w:t>22,266 (11.3)</w:t>
            </w:r>
          </w:p>
        </w:tc>
        <w:tc>
          <w:tcPr>
            <w:tcW w:w="1040" w:type="dxa"/>
            <w:tcBorders>
              <w:top w:val="none" w:sz="0" w:space="0" w:color="000000"/>
              <w:left w:val="none" w:sz="0" w:space="0" w:color="000000"/>
              <w:bottom w:val="none" w:sz="0" w:space="0" w:color="000000"/>
              <w:right w:val="none" w:sz="0" w:space="0" w:color="000000"/>
            </w:tcBorders>
          </w:tcPr>
          <w:p w14:paraId="1BCC6416" w14:textId="77777777" w:rsidR="002A64F7" w:rsidRDefault="00000000">
            <w:pPr>
              <w:spacing w:before="20" w:after="20" w:line="240" w:lineRule="auto"/>
              <w:jc w:val="center"/>
            </w:pPr>
            <w:r>
              <w:rPr>
                <w:rFonts w:cs="Times New Roman"/>
                <w:sz w:val="20"/>
              </w:rPr>
              <w:t>100.0</w:t>
            </w:r>
          </w:p>
        </w:tc>
        <w:tc>
          <w:tcPr>
            <w:tcW w:w="1040" w:type="dxa"/>
            <w:tcBorders>
              <w:top w:val="none" w:sz="0" w:space="0" w:color="000000"/>
              <w:left w:val="none" w:sz="0" w:space="0" w:color="000000"/>
              <w:bottom w:val="none" w:sz="0" w:space="0" w:color="000000"/>
              <w:right w:val="none" w:sz="0" w:space="0" w:color="000000"/>
            </w:tcBorders>
          </w:tcPr>
          <w:p w14:paraId="0B286F58" w14:textId="77777777" w:rsidR="002A64F7" w:rsidRDefault="00000000">
            <w:pPr>
              <w:spacing w:before="20" w:after="20" w:line="240" w:lineRule="auto"/>
              <w:jc w:val="center"/>
            </w:pPr>
            <w:r>
              <w:rPr>
                <w:rFonts w:cs="Times New Roman"/>
                <w:sz w:val="20"/>
              </w:rPr>
              <w:t>0.0</w:t>
            </w:r>
          </w:p>
        </w:tc>
        <w:tc>
          <w:tcPr>
            <w:tcW w:w="1040" w:type="dxa"/>
            <w:tcBorders>
              <w:top w:val="none" w:sz="0" w:space="0" w:color="000000"/>
              <w:left w:val="none" w:sz="0" w:space="0" w:color="000000"/>
              <w:bottom w:val="none" w:sz="0" w:space="0" w:color="000000"/>
              <w:right w:val="none" w:sz="0" w:space="0" w:color="000000"/>
            </w:tcBorders>
          </w:tcPr>
          <w:p w14:paraId="29444428" w14:textId="77777777" w:rsidR="002A64F7" w:rsidRDefault="00000000">
            <w:pPr>
              <w:spacing w:before="20" w:after="20" w:line="240" w:lineRule="auto"/>
              <w:jc w:val="center"/>
            </w:pPr>
            <w:r>
              <w:rPr>
                <w:rFonts w:cs="Times New Roman"/>
                <w:sz w:val="20"/>
              </w:rPr>
              <w:t>4.3 (1.6)</w:t>
            </w:r>
          </w:p>
        </w:tc>
        <w:tc>
          <w:tcPr>
            <w:tcW w:w="1040" w:type="dxa"/>
            <w:tcBorders>
              <w:top w:val="none" w:sz="0" w:space="0" w:color="000000"/>
              <w:left w:val="none" w:sz="0" w:space="0" w:color="000000"/>
              <w:bottom w:val="none" w:sz="0" w:space="0" w:color="000000"/>
              <w:right w:val="none" w:sz="0" w:space="0" w:color="000000"/>
            </w:tcBorders>
          </w:tcPr>
          <w:p w14:paraId="3AF78D6B" w14:textId="77777777" w:rsidR="002A64F7" w:rsidRDefault="00000000">
            <w:pPr>
              <w:spacing w:before="20" w:after="20" w:line="240" w:lineRule="auto"/>
              <w:jc w:val="center"/>
            </w:pPr>
            <w:r>
              <w:rPr>
                <w:rFonts w:cs="Times New Roman"/>
                <w:sz w:val="20"/>
              </w:rPr>
              <w:t>3.6 (1.6)</w:t>
            </w:r>
          </w:p>
        </w:tc>
        <w:tc>
          <w:tcPr>
            <w:tcW w:w="1040" w:type="dxa"/>
            <w:tcBorders>
              <w:top w:val="none" w:sz="0" w:space="0" w:color="000000"/>
              <w:left w:val="none" w:sz="0" w:space="0" w:color="000000"/>
              <w:bottom w:val="none" w:sz="0" w:space="0" w:color="000000"/>
              <w:right w:val="none" w:sz="0" w:space="0" w:color="000000"/>
            </w:tcBorders>
          </w:tcPr>
          <w:p w14:paraId="45F9285F" w14:textId="77777777" w:rsidR="002A64F7" w:rsidRDefault="00000000">
            <w:pPr>
              <w:spacing w:before="20" w:after="20" w:line="240" w:lineRule="auto"/>
              <w:jc w:val="center"/>
            </w:pPr>
            <w:r>
              <w:rPr>
                <w:rFonts w:cs="Times New Roman"/>
                <w:sz w:val="20"/>
              </w:rPr>
              <w:t>1.0 (1.5)</w:t>
            </w:r>
          </w:p>
        </w:tc>
        <w:tc>
          <w:tcPr>
            <w:tcW w:w="1040" w:type="dxa"/>
            <w:tcBorders>
              <w:top w:val="none" w:sz="0" w:space="0" w:color="000000"/>
              <w:left w:val="none" w:sz="0" w:space="0" w:color="000000"/>
              <w:bottom w:val="none" w:sz="0" w:space="0" w:color="000000"/>
              <w:right w:val="none" w:sz="0" w:space="0" w:color="000000"/>
            </w:tcBorders>
          </w:tcPr>
          <w:p w14:paraId="028EB0F0" w14:textId="77777777" w:rsidR="002A64F7" w:rsidRDefault="00000000">
            <w:pPr>
              <w:spacing w:before="20" w:after="20" w:line="240" w:lineRule="auto"/>
              <w:jc w:val="center"/>
            </w:pPr>
            <w:r>
              <w:rPr>
                <w:rFonts w:cs="Times New Roman"/>
                <w:sz w:val="20"/>
              </w:rPr>
              <w:t>78.0</w:t>
            </w:r>
          </w:p>
        </w:tc>
        <w:tc>
          <w:tcPr>
            <w:tcW w:w="1040" w:type="dxa"/>
            <w:tcBorders>
              <w:top w:val="none" w:sz="0" w:space="0" w:color="000000"/>
              <w:left w:val="none" w:sz="0" w:space="0" w:color="000000"/>
              <w:bottom w:val="none" w:sz="0" w:space="0" w:color="000000"/>
              <w:right w:val="none" w:sz="0" w:space="0" w:color="000000"/>
            </w:tcBorders>
          </w:tcPr>
          <w:p w14:paraId="3726944C" w14:textId="77777777" w:rsidR="002A64F7" w:rsidRDefault="00000000">
            <w:pPr>
              <w:spacing w:before="20" w:after="20" w:line="240" w:lineRule="auto"/>
              <w:jc w:val="center"/>
            </w:pPr>
            <w:r>
              <w:rPr>
                <w:rFonts w:cs="Times New Roman"/>
                <w:sz w:val="20"/>
              </w:rPr>
              <w:t>46.9</w:t>
            </w:r>
          </w:p>
        </w:tc>
      </w:tr>
      <w:tr w:rsidR="002A64F7" w14:paraId="582CE20F" w14:textId="77777777">
        <w:tc>
          <w:tcPr>
            <w:tcW w:w="1040" w:type="dxa"/>
            <w:tcBorders>
              <w:top w:val="none" w:sz="0" w:space="0" w:color="000000"/>
              <w:left w:val="none" w:sz="0" w:space="0" w:color="000000"/>
              <w:bottom w:val="single" w:sz="8" w:space="0" w:color="000000"/>
              <w:right w:val="none" w:sz="0" w:space="0" w:color="000000"/>
            </w:tcBorders>
          </w:tcPr>
          <w:p w14:paraId="3CC86CA6" w14:textId="77777777" w:rsidR="002A64F7" w:rsidRDefault="00000000">
            <w:pPr>
              <w:spacing w:before="20" w:after="20" w:line="240" w:lineRule="auto"/>
            </w:pPr>
            <w:r>
              <w:rPr>
                <w:rFonts w:cs="Times New Roman"/>
                <w:sz w:val="20"/>
              </w:rPr>
              <w:t>6: Fully Engaged</w:t>
            </w:r>
          </w:p>
        </w:tc>
        <w:tc>
          <w:tcPr>
            <w:tcW w:w="1040" w:type="dxa"/>
            <w:tcBorders>
              <w:top w:val="none" w:sz="0" w:space="0" w:color="000000"/>
              <w:left w:val="none" w:sz="0" w:space="0" w:color="000000"/>
              <w:bottom w:val="single" w:sz="8" w:space="0" w:color="000000"/>
              <w:right w:val="none" w:sz="0" w:space="0" w:color="000000"/>
            </w:tcBorders>
          </w:tcPr>
          <w:p w14:paraId="6FFCE7FB" w14:textId="77777777" w:rsidR="002A64F7" w:rsidRDefault="00000000">
            <w:pPr>
              <w:spacing w:before="20" w:after="20" w:line="240" w:lineRule="auto"/>
              <w:jc w:val="center"/>
            </w:pPr>
            <w:r>
              <w:rPr>
                <w:rFonts w:cs="Times New Roman"/>
                <w:sz w:val="20"/>
              </w:rPr>
              <w:t>23,637 (12.0)</w:t>
            </w:r>
          </w:p>
        </w:tc>
        <w:tc>
          <w:tcPr>
            <w:tcW w:w="1040" w:type="dxa"/>
            <w:tcBorders>
              <w:top w:val="none" w:sz="0" w:space="0" w:color="000000"/>
              <w:left w:val="none" w:sz="0" w:space="0" w:color="000000"/>
              <w:bottom w:val="single" w:sz="8" w:space="0" w:color="000000"/>
              <w:right w:val="none" w:sz="0" w:space="0" w:color="000000"/>
            </w:tcBorders>
          </w:tcPr>
          <w:p w14:paraId="545C738E" w14:textId="77777777" w:rsidR="002A64F7" w:rsidRDefault="00000000">
            <w:pPr>
              <w:spacing w:before="20" w:after="20" w:line="240" w:lineRule="auto"/>
              <w:jc w:val="center"/>
            </w:pPr>
            <w:r>
              <w:rPr>
                <w:rFonts w:cs="Times New Roman"/>
                <w:sz w:val="20"/>
              </w:rPr>
              <w:t>49.7</w:t>
            </w:r>
          </w:p>
        </w:tc>
        <w:tc>
          <w:tcPr>
            <w:tcW w:w="1040" w:type="dxa"/>
            <w:tcBorders>
              <w:top w:val="none" w:sz="0" w:space="0" w:color="000000"/>
              <w:left w:val="none" w:sz="0" w:space="0" w:color="000000"/>
              <w:bottom w:val="single" w:sz="8" w:space="0" w:color="000000"/>
              <w:right w:val="none" w:sz="0" w:space="0" w:color="000000"/>
            </w:tcBorders>
          </w:tcPr>
          <w:p w14:paraId="79C9F3A9" w14:textId="77777777" w:rsidR="002A64F7" w:rsidRDefault="00000000">
            <w:pPr>
              <w:spacing w:before="20" w:after="20" w:line="240" w:lineRule="auto"/>
              <w:jc w:val="center"/>
            </w:pPr>
            <w:r>
              <w:rPr>
                <w:rFonts w:cs="Times New Roman"/>
                <w:sz w:val="20"/>
              </w:rPr>
              <w:t>100.0</w:t>
            </w:r>
          </w:p>
        </w:tc>
        <w:tc>
          <w:tcPr>
            <w:tcW w:w="1040" w:type="dxa"/>
            <w:tcBorders>
              <w:top w:val="none" w:sz="0" w:space="0" w:color="000000"/>
              <w:left w:val="none" w:sz="0" w:space="0" w:color="000000"/>
              <w:bottom w:val="single" w:sz="8" w:space="0" w:color="000000"/>
              <w:right w:val="none" w:sz="0" w:space="0" w:color="000000"/>
            </w:tcBorders>
          </w:tcPr>
          <w:p w14:paraId="53959BDF" w14:textId="77777777" w:rsidR="002A64F7" w:rsidRDefault="00000000">
            <w:pPr>
              <w:spacing w:before="20" w:after="20" w:line="240" w:lineRule="auto"/>
              <w:jc w:val="center"/>
            </w:pPr>
            <w:r>
              <w:rPr>
                <w:rFonts w:cs="Times New Roman"/>
                <w:sz w:val="20"/>
              </w:rPr>
              <w:t>4.6 (1.5)</w:t>
            </w:r>
          </w:p>
        </w:tc>
        <w:tc>
          <w:tcPr>
            <w:tcW w:w="1040" w:type="dxa"/>
            <w:tcBorders>
              <w:top w:val="none" w:sz="0" w:space="0" w:color="000000"/>
              <w:left w:val="none" w:sz="0" w:space="0" w:color="000000"/>
              <w:bottom w:val="single" w:sz="8" w:space="0" w:color="000000"/>
              <w:right w:val="none" w:sz="0" w:space="0" w:color="000000"/>
            </w:tcBorders>
          </w:tcPr>
          <w:p w14:paraId="2D898F0F" w14:textId="77777777" w:rsidR="002A64F7" w:rsidRDefault="00000000">
            <w:pPr>
              <w:spacing w:before="20" w:after="20" w:line="240" w:lineRule="auto"/>
              <w:jc w:val="center"/>
            </w:pPr>
            <w:r>
              <w:rPr>
                <w:rFonts w:cs="Times New Roman"/>
                <w:sz w:val="20"/>
              </w:rPr>
              <w:t>4.0 (1.5)</w:t>
            </w:r>
          </w:p>
        </w:tc>
        <w:tc>
          <w:tcPr>
            <w:tcW w:w="1040" w:type="dxa"/>
            <w:tcBorders>
              <w:top w:val="none" w:sz="0" w:space="0" w:color="000000"/>
              <w:left w:val="none" w:sz="0" w:space="0" w:color="000000"/>
              <w:bottom w:val="single" w:sz="8" w:space="0" w:color="000000"/>
              <w:right w:val="none" w:sz="0" w:space="0" w:color="000000"/>
            </w:tcBorders>
          </w:tcPr>
          <w:p w14:paraId="1141EC26" w14:textId="77777777" w:rsidR="002A64F7" w:rsidRDefault="00000000">
            <w:pPr>
              <w:spacing w:before="20" w:after="20" w:line="240" w:lineRule="auto"/>
              <w:jc w:val="center"/>
            </w:pPr>
            <w:r>
              <w:rPr>
                <w:rFonts w:cs="Times New Roman"/>
                <w:sz w:val="20"/>
              </w:rPr>
              <w:t>1.8 (1.9)</w:t>
            </w:r>
          </w:p>
        </w:tc>
        <w:tc>
          <w:tcPr>
            <w:tcW w:w="1040" w:type="dxa"/>
            <w:tcBorders>
              <w:top w:val="none" w:sz="0" w:space="0" w:color="000000"/>
              <w:left w:val="none" w:sz="0" w:space="0" w:color="000000"/>
              <w:bottom w:val="single" w:sz="8" w:space="0" w:color="000000"/>
              <w:right w:val="none" w:sz="0" w:space="0" w:color="000000"/>
            </w:tcBorders>
          </w:tcPr>
          <w:p w14:paraId="290D1C0A" w14:textId="77777777" w:rsidR="002A64F7" w:rsidRDefault="00000000">
            <w:pPr>
              <w:spacing w:before="20" w:after="20" w:line="240" w:lineRule="auto"/>
              <w:jc w:val="center"/>
            </w:pPr>
            <w:r>
              <w:rPr>
                <w:rFonts w:cs="Times New Roman"/>
                <w:sz w:val="20"/>
              </w:rPr>
              <w:t>86.6</w:t>
            </w:r>
          </w:p>
        </w:tc>
        <w:tc>
          <w:tcPr>
            <w:tcW w:w="1040" w:type="dxa"/>
            <w:tcBorders>
              <w:top w:val="none" w:sz="0" w:space="0" w:color="000000"/>
              <w:left w:val="none" w:sz="0" w:space="0" w:color="000000"/>
              <w:bottom w:val="single" w:sz="8" w:space="0" w:color="000000"/>
              <w:right w:val="none" w:sz="0" w:space="0" w:color="000000"/>
            </w:tcBorders>
          </w:tcPr>
          <w:p w14:paraId="76F961E1" w14:textId="77777777" w:rsidR="002A64F7" w:rsidRDefault="00000000">
            <w:pPr>
              <w:spacing w:before="20" w:after="20" w:line="240" w:lineRule="auto"/>
              <w:jc w:val="center"/>
            </w:pPr>
            <w:r>
              <w:rPr>
                <w:rFonts w:cs="Times New Roman"/>
                <w:sz w:val="20"/>
              </w:rPr>
              <w:t>66.7</w:t>
            </w:r>
          </w:p>
        </w:tc>
      </w:tr>
    </w:tbl>
    <w:p w14:paraId="4CE933E3" w14:textId="77777777" w:rsidR="002A64F7" w:rsidRDefault="00000000">
      <w:pPr>
        <w:spacing w:before="40" w:after="0" w:line="480" w:lineRule="auto"/>
      </w:pPr>
      <w:r>
        <w:rPr>
          <w:rFonts w:cs="Times New Roman"/>
          <w:i/>
          <w:sz w:val="20"/>
        </w:rPr>
        <w:t xml:space="preserve">Note. </w:t>
      </w:r>
      <w:r>
        <w:rPr>
          <w:rFonts w:cs="Times New Roman"/>
          <w:sz w:val="20"/>
        </w:rPr>
        <w:t>Profile labels assigned post hoc based on indicator patterns. Continuous indicators reported as M (SD); binary indicators as percentages. Volunteering rate = proportion who volunteered in the past 12 months (not used as an LPA indicator).</w:t>
      </w:r>
    </w:p>
    <w:p w14:paraId="29786E86" w14:textId="77777777" w:rsidR="002A64F7" w:rsidRDefault="002A64F7">
      <w:pPr>
        <w:spacing w:before="80" w:after="240" w:line="480" w:lineRule="auto"/>
      </w:pPr>
    </w:p>
    <w:p w14:paraId="0C34C31B" w14:textId="77777777" w:rsidR="002A64F7" w:rsidRDefault="002A64F7">
      <w:pPr>
        <w:spacing w:before="120" w:after="0" w:line="240" w:lineRule="auto"/>
      </w:pPr>
    </w:p>
    <w:p w14:paraId="5F2D8DAA" w14:textId="77777777" w:rsidR="002A64F7" w:rsidRDefault="00000000">
      <w:pPr>
        <w:spacing w:after="80" w:line="240" w:lineRule="auto"/>
        <w:jc w:val="center"/>
      </w:pPr>
      <w:r>
        <w:rPr>
          <w:noProof/>
        </w:rPr>
        <w:lastRenderedPageBreak/>
        <w:drawing>
          <wp:inline distT="0" distB="0" distL="0" distR="0" wp14:anchorId="06817397" wp14:editId="2F3C0B73">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pa_heatmap.png"/>
                    <pic:cNvPicPr/>
                  </pic:nvPicPr>
                  <pic:blipFill>
                    <a:blip r:embed="rId13"/>
                    <a:stretch>
                      <a:fillRect/>
                    </a:stretch>
                  </pic:blipFill>
                  <pic:spPr>
                    <a:xfrm>
                      <a:off x="0" y="0"/>
                      <a:ext cx="5029200" cy="3017520"/>
                    </a:xfrm>
                    <a:prstGeom prst="rect">
                      <a:avLst/>
                    </a:prstGeom>
                  </pic:spPr>
                </pic:pic>
              </a:graphicData>
            </a:graphic>
          </wp:inline>
        </w:drawing>
      </w:r>
    </w:p>
    <w:p w14:paraId="71A0AF10" w14:textId="77777777" w:rsidR="002A64F7" w:rsidRDefault="00000000">
      <w:pPr>
        <w:spacing w:before="80" w:after="240" w:line="480" w:lineRule="auto"/>
      </w:pPr>
      <w:r>
        <w:rPr>
          <w:rFonts w:cs="Times New Roman"/>
          <w:i/>
        </w:rPr>
        <w:t xml:space="preserve">Figure 4. </w:t>
      </w:r>
      <w:r>
        <w:rPr>
          <w:rFonts w:cs="Times New Roman"/>
        </w:rPr>
        <w:t>Civic engagement profile characteristics from latent profile analysis. All values are normalized to a 0–100 scale for cross-indicator comparability. The green column shows volunteering rate (outcome variable, not used as an LPA indicator). Color intensity reflects within-indicator relative magnitude.</w:t>
      </w:r>
    </w:p>
    <w:p w14:paraId="3C68DFC4" w14:textId="77777777" w:rsidR="002A64F7" w:rsidRDefault="00000000">
      <w:pPr>
        <w:spacing w:after="0" w:line="480" w:lineRule="auto"/>
        <w:ind w:firstLine="720"/>
      </w:pPr>
      <w:r>
        <w:rPr>
          <w:rFonts w:cs="Times New Roman"/>
        </w:rPr>
        <w:t xml:space="preserve">Generational sorting across profiles was pronounced (Figure 3). Over a third of Gen Z (35.3%) fell into the Isolated Disengaged profile, more than double the Boomer rate (15.3%), while only 3.7% of Gen Z reached Fully Engaged status (vs. 15.1% of Boomers). Combining the two socially isolated profiles (Isolated Disengaged and Politically Aware Isolated), over half of Gen Z (50.6%) occupied profiles defined by social disconnection. Profile proportions were essentially unchanged between the pre- and post-COVID periods (Isolated Disengaged: 35.5% vs. 35.2%), providing person-centered corroboration of the regression-based temporal stability finding. The concentration of Gen Z in socially disconnected profiles is striking in absolute terms: more than one in three Gen Z respondents fell into the profile defined by minimal </w:t>
      </w:r>
      <w:r>
        <w:rPr>
          <w:rFonts w:cs="Times New Roman"/>
        </w:rPr>
        <w:lastRenderedPageBreak/>
        <w:t>engagement on every civic indicator, a rate consistent with social disconnection being not a marginal phenomenon among young adults but a dominant pattern.</w:t>
      </w:r>
    </w:p>
    <w:p w14:paraId="1E5D2BDC" w14:textId="77777777" w:rsidR="002A64F7" w:rsidRDefault="002A64F7">
      <w:pPr>
        <w:spacing w:before="120" w:after="0" w:line="240" w:lineRule="auto"/>
      </w:pPr>
    </w:p>
    <w:p w14:paraId="77685F99" w14:textId="77777777" w:rsidR="002A64F7" w:rsidRDefault="00000000">
      <w:pPr>
        <w:spacing w:after="80" w:line="240" w:lineRule="auto"/>
        <w:jc w:val="center"/>
      </w:pPr>
      <w:r>
        <w:rPr>
          <w:noProof/>
        </w:rPr>
        <w:drawing>
          <wp:inline distT="0" distB="0" distL="0" distR="0" wp14:anchorId="2D8FF8F8" wp14:editId="074F12CC">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pa_gen_dist.png"/>
                    <pic:cNvPicPr/>
                  </pic:nvPicPr>
                  <pic:blipFill>
                    <a:blip r:embed="rId14"/>
                    <a:stretch>
                      <a:fillRect/>
                    </a:stretch>
                  </pic:blipFill>
                  <pic:spPr>
                    <a:xfrm>
                      <a:off x="0" y="0"/>
                      <a:ext cx="5029200" cy="3017520"/>
                    </a:xfrm>
                    <a:prstGeom prst="rect">
                      <a:avLst/>
                    </a:prstGeom>
                  </pic:spPr>
                </pic:pic>
              </a:graphicData>
            </a:graphic>
          </wp:inline>
        </w:drawing>
      </w:r>
    </w:p>
    <w:p w14:paraId="7A287820" w14:textId="77777777" w:rsidR="002A64F7" w:rsidRDefault="00000000">
      <w:pPr>
        <w:spacing w:before="80" w:after="240" w:line="480" w:lineRule="auto"/>
      </w:pPr>
      <w:r>
        <w:rPr>
          <w:rFonts w:cs="Times New Roman"/>
          <w:i/>
        </w:rPr>
        <w:t xml:space="preserve">Figure 5. </w:t>
      </w:r>
      <w:r>
        <w:rPr>
          <w:rFonts w:cs="Times New Roman"/>
        </w:rPr>
        <w:t>Generational distribution across six latent civic engagement profiles. Over half of Gen Z (50.6%) occupies the two socially disconnected profiles (Isolated Disengaged and Politically Aware Isolated), while only 3.7% reaches Fully Engaged status.</w:t>
      </w:r>
    </w:p>
    <w:p w14:paraId="7D955417" w14:textId="77777777" w:rsidR="002A64F7" w:rsidRDefault="00000000">
      <w:pPr>
        <w:spacing w:after="0" w:line="480" w:lineRule="auto"/>
        <w:jc w:val="center"/>
      </w:pPr>
      <w:r>
        <w:rPr>
          <w:rFonts w:cs="Times New Roman"/>
          <w:b/>
        </w:rPr>
        <w:t>Discussion</w:t>
      </w:r>
    </w:p>
    <w:p w14:paraId="64C7E8EB" w14:textId="77777777" w:rsidR="002A64F7" w:rsidRDefault="00000000">
      <w:pPr>
        <w:spacing w:after="0" w:line="480" w:lineRule="auto"/>
        <w:ind w:firstLine="720"/>
      </w:pPr>
      <w:r>
        <w:rPr>
          <w:rFonts w:cs="Times New Roman"/>
        </w:rPr>
        <w:t>In-person socialization is the single strongest correlate of volunteering among the most socially disconnected generation in the CPS-CEV record, and the transition from complete isolation to even occasional contact is associated with a larger civic return than any subsequent increase in social frequency. Two complementary analytic approaches (one variable-centered, one person-centered) converge on this conclusion despite sharing neither assumptions about variable roles nor distributional requirements. That convergence matters.</w:t>
      </w:r>
    </w:p>
    <w:p w14:paraId="643F753B" w14:textId="77777777" w:rsidR="002A64F7" w:rsidRDefault="00000000">
      <w:pPr>
        <w:spacing w:after="0" w:line="480" w:lineRule="auto"/>
        <w:ind w:firstLine="720"/>
      </w:pPr>
      <w:r>
        <w:rPr>
          <w:rFonts w:cs="Times New Roman"/>
        </w:rPr>
        <w:t xml:space="preserve">Consider a finding that did not have to turn out this way: Gen Z's predicted volunteering probability at zero socialization (27.3%) exceeded that of every older cohort, including Boomers </w:t>
      </w:r>
      <w:r>
        <w:rPr>
          <w:rFonts w:cs="Times New Roman"/>
        </w:rPr>
        <w:lastRenderedPageBreak/>
        <w:t>(16.7%). If declining youth volunteering reflected weakened civic motivation, we would expect lower baseline rates, not higher ones. Gen Z appears more civically inclined at the individual level but less able to convert that inclination into sustained participation. The puzzle, then, is not whether young adults care about their communities (the baseline rates say they do) but why additional social contact fails to recruit them the way it recruits everyone else.</w:t>
      </w:r>
    </w:p>
    <w:p w14:paraId="71814DEB" w14:textId="77777777" w:rsidR="002A64F7" w:rsidRDefault="00000000">
      <w:pPr>
        <w:spacing w:after="0" w:line="480" w:lineRule="auto"/>
        <w:ind w:firstLine="720"/>
      </w:pPr>
      <w:r>
        <w:rPr>
          <w:rFonts w:cs="Times New Roman"/>
        </w:rPr>
        <w:t>Cacioppo and Cacioppo's (2014) theorized cycle of social withdrawal predicts that even minimal social contact should disrupt the self-reinforcing dynamic of isolation and perceived social threat, yielding disproportionate gains at the lowest end of the socialization continuum. The First Step Effect confirms that prediction across all five generations. Beyond that initial threshold, generational trajectories diverged. Gen Z's volunteering probability plateaued at moderate socialization levels; no older cohort exhibited this ceiling (see Figure 1). Putnam's (2000) social capital framework, which predicts continuous returns from accumulated contact, cannot account for this plateau. We read the Gen Z ceiling as reflecting a decoupling: additional face-to-face contact occurs in contexts stripped of the institutional anchoring through which civic recruitment historically operates. In Putnam's own terms, the youngest Americans are not bowling alone by choice; they are scrolling together in a digital environment that sustains the perception of connection without providing the face-to-face encounters through which civic recruitment occurs.</w:t>
      </w:r>
    </w:p>
    <w:p w14:paraId="08972962" w14:textId="77777777" w:rsidR="002A64F7" w:rsidRDefault="00000000">
      <w:pPr>
        <w:spacing w:after="0" w:line="480" w:lineRule="auto"/>
        <w:ind w:firstLine="720"/>
      </w:pPr>
      <w:r>
        <w:rPr>
          <w:rFonts w:cs="Times New Roman"/>
        </w:rPr>
        <w:t>Education amplified the socialization–volunteering gradient more strongly for older cohorts (</w:t>
      </w:r>
      <w:r>
        <w:rPr>
          <w:rFonts w:cs="Times New Roman"/>
          <w:i/>
        </w:rPr>
        <w:t>p</w:t>
      </w:r>
      <w:r>
        <w:rPr>
          <w:rFonts w:cs="Times New Roman"/>
        </w:rPr>
        <w:t xml:space="preserve"> = .009), but the Gen Z plateau persisted even among degree holders. For Boomers and Gen Xers, holding a BA added roughly 3 percentage points of additional First Step return; for Gen Z, the boost was less than 1 point. Employment fell just short of conventional significance (</w:t>
      </w:r>
      <w:r>
        <w:rPr>
          <w:rFonts w:cs="Times New Roman"/>
          <w:i/>
        </w:rPr>
        <w:t>p</w:t>
      </w:r>
      <w:r>
        <w:rPr>
          <w:rFonts w:cs="Times New Roman"/>
        </w:rPr>
        <w:t xml:space="preserve"> = .056), and civic social media use showed no moderating effect whatsoever (</w:t>
      </w:r>
      <w:r>
        <w:rPr>
          <w:rFonts w:cs="Times New Roman"/>
          <w:i/>
        </w:rPr>
        <w:t>p</w:t>
      </w:r>
      <w:r>
        <w:rPr>
          <w:rFonts w:cs="Times New Roman"/>
        </w:rPr>
        <w:t xml:space="preserve"> = .969). If </w:t>
      </w:r>
      <w:r>
        <w:rPr>
          <w:rFonts w:cs="Times New Roman"/>
        </w:rPr>
        <w:lastRenderedPageBreak/>
        <w:t>digital platforms sustain civic awareness, why don't they also sustain civic action? The social media null deserves emphasis: the digital compensation effect posited by Bennett and Segerberg's (2012) connective action framework does not operate differently for digitally native young adults. Online civic activity offers no special substitute for the face-to-face encounter in which someone says, "We need help Saturday morning, will you come?" That the most plausible compensatory pathways (education, employment, digital engagement) all failed to budge the generational pattern is itself theoretically revealing.</w:t>
      </w:r>
    </w:p>
    <w:p w14:paraId="2A1B5591" w14:textId="77777777" w:rsidR="002A64F7" w:rsidRDefault="00000000">
      <w:pPr>
        <w:spacing w:after="0" w:line="480" w:lineRule="auto"/>
        <w:ind w:firstLine="720"/>
      </w:pPr>
      <w:r>
        <w:rPr>
          <w:rFonts w:cs="Times New Roman"/>
        </w:rPr>
        <w:t>Nor do pandemic-era disruptions explain the pattern. The socialization × generation × post-COVID interaction was not significant (</w:t>
      </w:r>
      <w:r>
        <w:rPr>
          <w:rFonts w:cs="Times New Roman"/>
          <w:i/>
        </w:rPr>
        <w:t>p</w:t>
      </w:r>
      <w:r>
        <w:rPr>
          <w:rFonts w:cs="Times New Roman"/>
        </w:rPr>
        <w:t xml:space="preserve"> = .420), and the pre-COVID First Step AME for Gen Z (10.7 points) matched the full-sample estimate. Gen Z's weaker conversion of social contact into volunteering was evident before COVID-19 and unchanged afterward. Twenge et al. (2019) documented that declines in adolescent socialization were well underway by 2017; the present analysis extends that finding to its civic consequences. Pandemic recovery strategies alone will not resolve the engagement deficit among young adults; the deficit predates the pandemic. The First Step Effect also points to a practical answer: target the initial transition out of social isolation. Low-threshold, single-contact strategies should take priority over sustained-commitment appeals. Creating one opportunity for in-person contact may matter more than intensifying recruitment among already-connected individuals, and digital-only campaigns offer no compensatory advantage (</w:t>
      </w:r>
      <w:r>
        <w:rPr>
          <w:rFonts w:cs="Times New Roman"/>
          <w:i/>
        </w:rPr>
        <w:t>p</w:t>
      </w:r>
      <w:r>
        <w:rPr>
          <w:rFonts w:cs="Times New Roman"/>
        </w:rPr>
        <w:t xml:space="preserve"> = .969).</w:t>
      </w:r>
    </w:p>
    <w:p w14:paraId="75AE61A8" w14:textId="77777777" w:rsidR="002A64F7" w:rsidRDefault="00000000">
      <w:pPr>
        <w:spacing w:after="0" w:line="480" w:lineRule="auto"/>
        <w:ind w:firstLine="720"/>
      </w:pPr>
      <w:r>
        <w:rPr>
          <w:rFonts w:cs="Times New Roman"/>
        </w:rPr>
        <w:t xml:space="preserve">Person-centered analysis told the same story through a different lens. Gen Z was disproportionately concentrated in socially disconnected profiles (see Figure 3): over half (50.6%) occupied the Isolated Disengaged or Politically Aware Isolated classes, and only 3.7% </w:t>
      </w:r>
      <w:r>
        <w:rPr>
          <w:rFonts w:cs="Times New Roman"/>
        </w:rPr>
        <w:lastRenderedPageBreak/>
        <w:t>reached Fully Engaged status. Profile proportions held steady across the pre- and post-COVID periods, corroborating the temporal stability finding from the regression models.</w:t>
      </w:r>
    </w:p>
    <w:p w14:paraId="3DE55CE6" w14:textId="77777777" w:rsidR="002A64F7" w:rsidRDefault="00000000">
      <w:pPr>
        <w:spacing w:after="0" w:line="480" w:lineRule="auto"/>
        <w:ind w:firstLine="720"/>
      </w:pPr>
      <w:r>
        <w:rPr>
          <w:rFonts w:cs="Times New Roman"/>
        </w:rPr>
        <w:t>High socialization without institutional anchoring, it turns out, did not translate into civic action. The Socially Active Non-Donors class makes this plain. Members reported the highest socialization scores of any profile (M = 4.70) yet volunteered at only 14.6%, below the sample mean. Organizational membership was near zero (M = 0.08) and charitable giving absent. Robustness analysis confirmed the pathway: controlling for organizational membership attenuated the First Step Effect by approximately 30%, indicating that institutional embeddedness is a key mediating mechanism. Not all socializing is created equal. The distinction between bonding capital (close-knit relationships among similar individuals) and bridging capital (cross-cutting ties connecting individuals to new networks and resources) is central here (Putnam, 2000). The Socially Active Non-Donors appear rich in bonding capital but poor in the bridging capital that links individuals to civic institutions. For Gen Z, whose socialization increasingly occurs in homogeneous peer groups rather than in the institutionally diverse settings that older cohorts navigated (churches, civic associations, workplaces), this distinction may prove consequential. Klinenberg's (2018) concept of "social infrastructure" (the physical spaces and institutions that support social contact) provides a framework for intervention: Cooperative Extension, embedded at the interface of campus and community, could design programming that treats social connection as a prerequisite for volunteering rather than a byproduct of it.</w:t>
      </w:r>
    </w:p>
    <w:p w14:paraId="2329A891" w14:textId="77777777" w:rsidR="002A64F7" w:rsidRDefault="00000000">
      <w:pPr>
        <w:spacing w:after="0" w:line="480" w:lineRule="auto"/>
        <w:ind w:firstLine="720"/>
      </w:pPr>
      <w:r>
        <w:rPr>
          <w:rFonts w:cs="Times New Roman"/>
        </w:rPr>
        <w:t xml:space="preserve">A temporal shift in profile structure deserves attention. Gen Z's representation in the Activist Boycotter profile doubled from 5.9% pre-COVID to 10.7% post-COVID, even as Isolated Disengaged proportions remained stable. The post-2020 period catalyzed a politicization </w:t>
      </w:r>
      <w:r>
        <w:rPr>
          <w:rFonts w:cs="Times New Roman"/>
        </w:rPr>
        <w:lastRenderedPageBreak/>
        <w:t>pathway for a subset of Gen Z without altering the broader pattern of civic disengagement. The Activist Boycotter profile (which emphasizes political consumption over institutional volunteering, with a 46.9% volunteering rate) may represent an emerging civic pathway operating alongside traditional voluntarism rather than substituting for it.</w:t>
      </w:r>
    </w:p>
    <w:p w14:paraId="10348152" w14:textId="77777777" w:rsidR="002A64F7" w:rsidRDefault="00000000">
      <w:pPr>
        <w:spacing w:after="0" w:line="480" w:lineRule="auto"/>
        <w:ind w:firstLine="720"/>
      </w:pPr>
      <w:r>
        <w:rPr>
          <w:rFonts w:cs="Times New Roman"/>
        </w:rPr>
        <w:t>What does this convergence of evidence mean for the prevailing narrative about generational differences in civic engagement? It challenges it. Dalton (2008) and others frame declining youth participation as a value shift from "duty-based" to "engaged" citizenship, in which younger cohorts express commitment through informal and digital channels. We read the data differently. The baseline paradox (Gen Z volunteering more than similarly isolated Boomers at zero socialization) is inconsistent with a motivational deficit account. The plateau at moderate socialization levels is more consistent with an account in which Gen Z lacks the dense, multiplex social networks that Granovetter (1973) identified as conduits for weak-tie recruitment. The "scrolling together" metaphor captures this structural irony: Gen Z is the most connected generation digitally yet the most disconnected in face-to-face contact. The null finding for civic social media use (</w:t>
      </w:r>
      <w:r>
        <w:rPr>
          <w:rFonts w:cs="Times New Roman"/>
          <w:i/>
        </w:rPr>
        <w:t>p</w:t>
      </w:r>
      <w:r>
        <w:rPr>
          <w:rFonts w:cs="Times New Roman"/>
        </w:rPr>
        <w:t xml:space="preserve"> = .969) confirms that digital civic activity does not function as a recruitment channel the way a personal encounter does. Those who socialize enough to encounter some recruitment opportunities do volunteer, but their social contexts (often peer-group gatherings without institutional anchoring) may not provide the escalating web of obligations that drove older cohorts toward deeper engagement.</w:t>
      </w:r>
    </w:p>
    <w:p w14:paraId="4951D492" w14:textId="77777777" w:rsidR="002A64F7" w:rsidRDefault="00000000">
      <w:pPr>
        <w:spacing w:after="0" w:line="480" w:lineRule="auto"/>
        <w:ind w:firstLine="720"/>
      </w:pPr>
      <w:r>
        <w:rPr>
          <w:rFonts w:cs="Times New Roman"/>
        </w:rPr>
        <w:t xml:space="preserve">The baseline paradox admits two interpretations: stronger intrinsic civic motivation cultivated through digital cause-awareness, or compositional differences (an isolated 18-year-old living with volunteering parents differs from an isolated 65-year-old retiree). Our baseline comparison controls for demographics but cannot fully account for unobserved household-level </w:t>
      </w:r>
      <w:r>
        <w:rPr>
          <w:rFonts w:cs="Times New Roman"/>
        </w:rPr>
        <w:lastRenderedPageBreak/>
        <w:t>civic socialization. The more consequential finding is what happens above the baseline: Gen Z's volunteering probability plateaus where other generations' continues to climb, and it is this ceiling, not the floor, that explains the overall generational gap.</w:t>
      </w:r>
    </w:p>
    <w:p w14:paraId="6354BE34" w14:textId="77777777" w:rsidR="002A64F7" w:rsidRDefault="00000000">
      <w:pPr>
        <w:spacing w:after="0" w:line="480" w:lineRule="auto"/>
        <w:ind w:firstLine="720"/>
      </w:pPr>
      <w:r>
        <w:rPr>
          <w:rFonts w:cs="Times New Roman"/>
        </w:rPr>
        <w:t>At the policy level, the Surgeon General's 2023 advisory focused predominantly on health consequences of social disconnection. Our results point to civic consequences that deserve equal attention. Workplace-based volunteer programs may serve a bridging function by providing the structured, organizationally anchored social context that the LPA analysis identified as critical for translating socialization into civic action. Federal and state civic engagement initiatives would benefit from incorporating a "social activation" component that addresses social isolation as a barrier to entry rather than assuming motivation alone is sufficient. The common thread is designing the social encounter first and the volunteer ask second, inverting the traditional model that assumes interested individuals will seek out opportunities on their own.</w:t>
      </w:r>
    </w:p>
    <w:p w14:paraId="4511B093" w14:textId="77777777" w:rsidR="002A64F7" w:rsidRDefault="00000000">
      <w:pPr>
        <w:spacing w:after="0" w:line="480" w:lineRule="auto"/>
      </w:pPr>
      <w:r>
        <w:rPr>
          <w:rFonts w:cs="Times New Roman"/>
          <w:b/>
        </w:rPr>
        <w:t>Limitations and Future Directions</w:t>
      </w:r>
    </w:p>
    <w:p w14:paraId="52AFCF84" w14:textId="77777777" w:rsidR="002A64F7" w:rsidRDefault="00000000">
      <w:pPr>
        <w:spacing w:after="0" w:line="480" w:lineRule="auto"/>
        <w:ind w:firstLine="720"/>
      </w:pPr>
      <w:r>
        <w:rPr>
          <w:rFonts w:cs="Times New Roman"/>
        </w:rPr>
        <w:t xml:space="preserve">Does the gradient reflect socialization causing volunteering, or volunteering generating social contact? The pooled cross-sectional design cannot resolve this question. People who volunteer meet others through their service, which increases their socialization frequency; the entire gradient could be partly driven by this reverse pathway, or both socialization and volunteering may reflect a common disposition such as extraversion. Two features of the results provide partial leverage against a purely reverse-causal account. The nonlinear threshold shape of the First Step Effect is more consistent with a recruitment mechanism, in which initial contact triggers awareness of opportunities, than with reverse causation, which would predict a more linear association. And the temporal stability of the pattern across four waves suggests a durable </w:t>
      </w:r>
      <w:r>
        <w:rPr>
          <w:rFonts w:cs="Times New Roman"/>
        </w:rPr>
        <w:lastRenderedPageBreak/>
        <w:t>relationship rather than a context-dependent artifact. Establishing directionality will require longitudinal data. The CPS rotation group structure offers a quasi-panel design that could establish whether changes in socialization within individuals precede changes in volunteering; true panel studies (e.g., PSID, Understanding America Study) could provide more definitive evidence. The First Step Effect also implies a specific intervention design: randomized controlled trials of low-threshold, single-contact programs targeting socially isolated young adults would test whether the cross-sectional associations documented here reflect causal pathways.</w:t>
      </w:r>
    </w:p>
    <w:p w14:paraId="3DB8EC2C" w14:textId="77777777" w:rsidR="002A64F7" w:rsidRDefault="00000000">
      <w:pPr>
        <w:spacing w:after="0" w:line="480" w:lineRule="auto"/>
        <w:ind w:firstLine="720"/>
      </w:pPr>
      <w:r>
        <w:rPr>
          <w:rFonts w:cs="Times New Roman"/>
        </w:rPr>
        <w:t xml:space="preserve">Measurement constraints add further caveats. The CESOCIALIZE item captures frequency of socialization but not its quality, depth, or content; "got together socially with friends, relatives, or neighbors" conflates kin-based socialization (primarily bonding capital), friendship networks, and neighbor contact (most directly tied to community recruitment). These domains have different theoretical relationships to volunteering, and the composite measure cannot disentangle them; future research should disaggregate socialization by context (kin vs. friend vs. neighbor) and institutional setting (organizationally embedded vs. informal) to test whether institutionally anchored socialization is uniquely tied to civic recruitment. The binary COVID coding (2017/2019 vs. 2021/2023) is approximate; the 2021 wave was administered during, not after, the pandemic. A supplementary three-period specification (Pre-COVID 2017/2019, During-COVID 2021, Post-COVID 2023) yielded a non-significant three-way interaction (F = 1.04, df = 40, </w:t>
      </w:r>
      <w:r>
        <w:rPr>
          <w:rFonts w:cs="Times New Roman"/>
          <w:i/>
        </w:rPr>
        <w:t>p</w:t>
      </w:r>
      <w:r>
        <w:rPr>
          <w:rFonts w:cs="Times New Roman"/>
        </w:rPr>
        <w:t xml:space="preserve"> = .396), confirming that the socialization–volunteering–generation relationship was stable across all three periods. The PES16F variable measuring virtual versus in-person volunteering mode is available only for the 2023 wave, preventing systematic analysis of how volunteering modality interacts with social isolation. All measures </w:t>
      </w:r>
      <w:r>
        <w:rPr>
          <w:rFonts w:cs="Times New Roman"/>
        </w:rPr>
        <w:lastRenderedPageBreak/>
        <w:t>are self-reported and subject to social desirability bias, which may differentially affect reporting of socially valued behaviors such as volunteering. Generational classification by birth cohort conflates age, period, and cohort effects. Supplementary analyses (nonlinear age controls [age-squared], fixed age-band comparisons [ages 25–30 across waves], and shifted generation boundaries [Gen Z = 1995+]) confirmed that the socialization-by-generation interaction survived all specifications (</w:t>
      </w:r>
      <w:r>
        <w:rPr>
          <w:rFonts w:cs="Times New Roman"/>
          <w:i/>
        </w:rPr>
        <w:t>p</w:t>
      </w:r>
      <w:r>
        <w:rPr>
          <w:rFonts w:cs="Times New Roman"/>
        </w:rPr>
        <w:t xml:space="preserve"> &lt; .001) and that First Step AMEs were essentially unchanged. Such tests reduce the plausibility of a purely age-based account without eliminating it; we cannot rule out that what we attribute to generational differences reflects life-stage effects that would dissipate as Gen Z ages into the institutional roles that historically anchor civic participation. We use "generation" to mean birth-cohort-at-observed-age rather than a fixed generational identity; a formal age-period-cohort decomposition would require additional data waves. The CPS-CEV does not include a religious attendance item, a notable omission given that congregations are among the strongest institutional predictors of volunteering in U.S. studies (Putnam &amp; Campbell, 2010; Musick &amp; Wilson, 2008). Organizational membership count and charitable donation to religious organizations provide partial proxies, and the robustness analysis showing ~30% attenuation of the First Step Effect when controlling for membership suggests the socialization pathway partly operates through institutional channels, of which religious congregations are a major component. The dependent variable captures extensive-margin participation (volunteered yes/no in past 12 months) but not intensive-margin engagement; the CPS Volunteer Supplement includes annual volunteer hours (VLHALLORG), which could serve as a continuous alternative in future analyses.</w:t>
      </w:r>
    </w:p>
    <w:p w14:paraId="7A491911" w14:textId="77777777" w:rsidR="002A64F7" w:rsidRDefault="00000000">
      <w:pPr>
        <w:spacing w:after="0" w:line="480" w:lineRule="auto"/>
      </w:pPr>
      <w:r>
        <w:rPr>
          <w:rFonts w:cs="Times New Roman"/>
          <w:b/>
        </w:rPr>
        <w:t>Conclusion</w:t>
      </w:r>
    </w:p>
    <w:p w14:paraId="61538D25" w14:textId="77777777" w:rsidR="002A64F7" w:rsidRDefault="00000000">
      <w:pPr>
        <w:spacing w:after="0" w:line="480" w:lineRule="auto"/>
        <w:ind w:firstLine="720"/>
      </w:pPr>
      <w:r>
        <w:rPr>
          <w:rFonts w:cs="Times New Roman"/>
        </w:rPr>
        <w:lastRenderedPageBreak/>
        <w:t>The social disconnection of Generation Z is a civic engagement challenge as much as a health challenge. What the data show, with consistent convergence across methods and across time, is that one step out of isolation is associated with a larger civic return than any subsequent increase in social frequency. In 2000, Americans were bowling alone; a quarter century later, the youngest Americans are scrolling together, maintaining the appearance of social connection through digital platforms that sustain awareness of community needs without providing the face-to-face encounters that translate awareness into action. The path to volunteering begins not with appeals to duty or digital campaigns but with creating the physical social encounters, the social infrastructure that Klinenberg (2018) describes, that make civic recruitment possible.</w:t>
      </w:r>
    </w:p>
    <w:p w14:paraId="5D5ABAE7" w14:textId="77777777" w:rsidR="002A64F7" w:rsidRDefault="00000000">
      <w:r>
        <w:br w:type="page"/>
      </w:r>
    </w:p>
    <w:p w14:paraId="7CC1106C" w14:textId="77777777" w:rsidR="002A64F7" w:rsidRDefault="00000000">
      <w:pPr>
        <w:spacing w:after="0" w:line="480" w:lineRule="auto"/>
        <w:jc w:val="center"/>
      </w:pPr>
      <w:r>
        <w:rPr>
          <w:rFonts w:cs="Times New Roman"/>
          <w:b/>
        </w:rPr>
        <w:lastRenderedPageBreak/>
        <w:t>References</w:t>
      </w:r>
    </w:p>
    <w:p w14:paraId="159FFDA4" w14:textId="77777777" w:rsidR="002A64F7" w:rsidRDefault="00000000">
      <w:pPr>
        <w:spacing w:after="0" w:line="480" w:lineRule="auto"/>
        <w:ind w:left="720" w:hanging="720"/>
      </w:pPr>
      <w:r>
        <w:rPr>
          <w:rFonts w:cs="Times New Roman"/>
        </w:rPr>
        <w:t>AmeriCorps. (2023). Volunteering and civic life in America.</w:t>
      </w:r>
    </w:p>
    <w:p w14:paraId="35D2408A" w14:textId="77777777" w:rsidR="002A64F7" w:rsidRDefault="00000000">
      <w:pPr>
        <w:spacing w:after="0" w:line="480" w:lineRule="auto"/>
        <w:ind w:left="720" w:hanging="720"/>
      </w:pPr>
      <w:r>
        <w:rPr>
          <w:rFonts w:cs="Times New Roman"/>
        </w:rPr>
        <w:t xml:space="preserve">Arel-Bundock, V. (2023). </w:t>
      </w:r>
      <w:r>
        <w:rPr>
          <w:rFonts w:cs="Times New Roman"/>
          <w:i/>
        </w:rPr>
        <w:t>marginaleffects: Predictions, comparisons, slopes, marginal means, and hypothesis tests</w:t>
      </w:r>
      <w:r>
        <w:rPr>
          <w:rFonts w:cs="Times New Roman"/>
        </w:rPr>
        <w:t>. R package.</w:t>
      </w:r>
    </w:p>
    <w:p w14:paraId="5E02BE4E" w14:textId="77777777" w:rsidR="002A64F7" w:rsidRDefault="00000000">
      <w:pPr>
        <w:spacing w:after="0" w:line="480" w:lineRule="auto"/>
        <w:ind w:left="720" w:hanging="720"/>
      </w:pPr>
      <w:r>
        <w:rPr>
          <w:rFonts w:cs="Times New Roman"/>
        </w:rPr>
        <w:t xml:space="preserve">Bennett, W. L., &amp; Segerberg, A. (2012). The logic of connective action. </w:t>
      </w:r>
      <w:r>
        <w:rPr>
          <w:rFonts w:cs="Times New Roman"/>
          <w:i/>
        </w:rPr>
        <w:t>Information, Communication &amp; Society, 15</w:t>
      </w:r>
      <w:r>
        <w:rPr>
          <w:rFonts w:cs="Times New Roman"/>
        </w:rPr>
        <w:t>(5), 739–768.</w:t>
      </w:r>
    </w:p>
    <w:p w14:paraId="2A4B9DD0" w14:textId="77777777" w:rsidR="002A64F7" w:rsidRDefault="00000000">
      <w:pPr>
        <w:spacing w:after="0" w:line="480" w:lineRule="auto"/>
        <w:ind w:left="720" w:hanging="720"/>
      </w:pPr>
      <w:r>
        <w:rPr>
          <w:rFonts w:cs="Times New Roman"/>
        </w:rPr>
        <w:t xml:space="preserve">Beyerlein, K., &amp; Hipp, J. R. (2006). From pews to participation: The effect of congregation activity and context on bridging civic engagement. </w:t>
      </w:r>
      <w:r>
        <w:rPr>
          <w:rFonts w:cs="Times New Roman"/>
          <w:i/>
        </w:rPr>
        <w:t>Social Problems, 53</w:t>
      </w:r>
      <w:r>
        <w:rPr>
          <w:rFonts w:cs="Times New Roman"/>
        </w:rPr>
        <w:t>(1), 97–117.</w:t>
      </w:r>
    </w:p>
    <w:p w14:paraId="31F2087C" w14:textId="77777777" w:rsidR="002A64F7" w:rsidRDefault="00000000">
      <w:pPr>
        <w:spacing w:after="0" w:line="480" w:lineRule="auto"/>
        <w:ind w:left="720" w:hanging="720"/>
      </w:pPr>
      <w:r>
        <w:rPr>
          <w:rFonts w:cs="Times New Roman"/>
        </w:rPr>
        <w:t xml:space="preserve">Bode, L., Vraga, E. K., Borah, P., &amp; Shah, D. V. (2014). A new space for political behavior. </w:t>
      </w:r>
      <w:r>
        <w:rPr>
          <w:rFonts w:cs="Times New Roman"/>
          <w:i/>
        </w:rPr>
        <w:t>Political Communication, 31</w:t>
      </w:r>
      <w:r>
        <w:rPr>
          <w:rFonts w:cs="Times New Roman"/>
        </w:rPr>
        <w:t>(1), 52–74.</w:t>
      </w:r>
    </w:p>
    <w:p w14:paraId="2D3C414F" w14:textId="77777777" w:rsidR="002A64F7" w:rsidRDefault="00000000">
      <w:pPr>
        <w:spacing w:after="0" w:line="480" w:lineRule="auto"/>
        <w:ind w:left="720" w:hanging="720"/>
      </w:pPr>
      <w:r>
        <w:rPr>
          <w:rFonts w:cs="Times New Roman"/>
        </w:rPr>
        <w:t xml:space="preserve">Brady, H. E., Verba, S., &amp; Schlozman, K. L. (1995). Beyond SES: A resource model of political participation. </w:t>
      </w:r>
      <w:r>
        <w:rPr>
          <w:rFonts w:cs="Times New Roman"/>
          <w:i/>
        </w:rPr>
        <w:t>American Political Science Review, 89</w:t>
      </w:r>
      <w:r>
        <w:rPr>
          <w:rFonts w:cs="Times New Roman"/>
        </w:rPr>
        <w:t>(2), 271–294.</w:t>
      </w:r>
    </w:p>
    <w:p w14:paraId="7BA23961" w14:textId="77777777" w:rsidR="002A64F7" w:rsidRDefault="00000000">
      <w:pPr>
        <w:spacing w:after="0" w:line="480" w:lineRule="auto"/>
        <w:ind w:left="720" w:hanging="720"/>
      </w:pPr>
      <w:r>
        <w:rPr>
          <w:rFonts w:cs="Times New Roman"/>
        </w:rPr>
        <w:t xml:space="preserve">Bureau of Labor Statistics. (2016). </w:t>
      </w:r>
      <w:r>
        <w:rPr>
          <w:rFonts w:cs="Times New Roman"/>
          <w:i/>
        </w:rPr>
        <w:t>Volunteering in the United States, 2015</w:t>
      </w:r>
      <w:r>
        <w:rPr>
          <w:rFonts w:cs="Times New Roman"/>
        </w:rPr>
        <w:t>.</w:t>
      </w:r>
    </w:p>
    <w:p w14:paraId="19803B99" w14:textId="77777777" w:rsidR="002A64F7" w:rsidRDefault="00000000">
      <w:pPr>
        <w:spacing w:after="0" w:line="480" w:lineRule="auto"/>
        <w:ind w:left="720" w:hanging="720"/>
      </w:pPr>
      <w:r>
        <w:rPr>
          <w:rFonts w:cs="Times New Roman"/>
        </w:rPr>
        <w:t xml:space="preserve">Cacioppo, J. T., &amp; Cacioppo, S. (2014). Social relationships and health: The toxic effects of perceived social isolation. </w:t>
      </w:r>
      <w:r>
        <w:rPr>
          <w:rFonts w:cs="Times New Roman"/>
          <w:i/>
        </w:rPr>
        <w:t>Social and Personality Psychology Compass, 8</w:t>
      </w:r>
      <w:r>
        <w:rPr>
          <w:rFonts w:cs="Times New Roman"/>
        </w:rPr>
        <w:t>(2), 58–72.</w:t>
      </w:r>
    </w:p>
    <w:p w14:paraId="677B0BB6" w14:textId="77777777" w:rsidR="002A64F7" w:rsidRDefault="00000000">
      <w:pPr>
        <w:spacing w:after="0" w:line="480" w:lineRule="auto"/>
        <w:ind w:left="720" w:hanging="720"/>
      </w:pPr>
      <w:r>
        <w:rPr>
          <w:rFonts w:cs="Times New Roman"/>
        </w:rPr>
        <w:t xml:space="preserve">Coleman, J. S. (1988). Social capital in the creation of human capital. </w:t>
      </w:r>
      <w:r>
        <w:rPr>
          <w:rFonts w:cs="Times New Roman"/>
          <w:i/>
        </w:rPr>
        <w:t>American Journal of Sociology, 94</w:t>
      </w:r>
      <w:r>
        <w:rPr>
          <w:rFonts w:cs="Times New Roman"/>
        </w:rPr>
        <w:t>, S95–S120.</w:t>
      </w:r>
    </w:p>
    <w:p w14:paraId="767D289E" w14:textId="77777777" w:rsidR="002A64F7" w:rsidRDefault="00000000">
      <w:pPr>
        <w:spacing w:after="0" w:line="480" w:lineRule="auto"/>
        <w:ind w:left="720" w:hanging="720"/>
      </w:pPr>
      <w:r>
        <w:rPr>
          <w:rFonts w:cs="Times New Roman"/>
        </w:rPr>
        <w:t xml:space="preserve">Collins, L. M., &amp; Lanza, S. T. (2010). </w:t>
      </w:r>
      <w:r>
        <w:rPr>
          <w:rFonts w:cs="Times New Roman"/>
          <w:i/>
        </w:rPr>
        <w:t>Latent class and latent transition analysis</w:t>
      </w:r>
      <w:r>
        <w:rPr>
          <w:rFonts w:cs="Times New Roman"/>
        </w:rPr>
        <w:t>. Wiley.</w:t>
      </w:r>
    </w:p>
    <w:p w14:paraId="3A8C3DFE" w14:textId="77777777" w:rsidR="002A64F7" w:rsidRDefault="00000000">
      <w:pPr>
        <w:spacing w:after="0" w:line="480" w:lineRule="auto"/>
        <w:ind w:left="720" w:hanging="720"/>
      </w:pPr>
      <w:r>
        <w:rPr>
          <w:rFonts w:cs="Times New Roman"/>
        </w:rPr>
        <w:t xml:space="preserve">Corporation for National and Community Service. (2018). </w:t>
      </w:r>
      <w:r>
        <w:rPr>
          <w:rFonts w:cs="Times New Roman"/>
          <w:i/>
        </w:rPr>
        <w:t>Volunteering in America</w:t>
      </w:r>
      <w:r>
        <w:rPr>
          <w:rFonts w:cs="Times New Roman"/>
        </w:rPr>
        <w:t>.</w:t>
      </w:r>
    </w:p>
    <w:p w14:paraId="31331835" w14:textId="77777777" w:rsidR="002A64F7" w:rsidRDefault="00000000">
      <w:pPr>
        <w:spacing w:after="0" w:line="480" w:lineRule="auto"/>
        <w:ind w:left="720" w:hanging="720"/>
      </w:pPr>
      <w:r>
        <w:rPr>
          <w:rFonts w:cs="Times New Roman"/>
        </w:rPr>
        <w:t xml:space="preserve">Dalton, R. J. (2008). </w:t>
      </w:r>
      <w:r>
        <w:rPr>
          <w:rFonts w:cs="Times New Roman"/>
          <w:i/>
        </w:rPr>
        <w:t>The good citizen: How a younger generation is reshaping American politics</w:t>
      </w:r>
      <w:r>
        <w:rPr>
          <w:rFonts w:cs="Times New Roman"/>
        </w:rPr>
        <w:t>. CQ Press.</w:t>
      </w:r>
    </w:p>
    <w:p w14:paraId="1034886B" w14:textId="77777777" w:rsidR="002A64F7" w:rsidRDefault="00000000">
      <w:pPr>
        <w:spacing w:after="0" w:line="480" w:lineRule="auto"/>
        <w:ind w:left="720" w:hanging="720"/>
      </w:pPr>
      <w:r>
        <w:rPr>
          <w:rFonts w:cs="Times New Roman"/>
        </w:rPr>
        <w:t xml:space="preserve">Flanagan, C. A., &amp; Levine, P. (2010). Civic engagement and the transition to adulthood. </w:t>
      </w:r>
      <w:r>
        <w:rPr>
          <w:rFonts w:cs="Times New Roman"/>
          <w:i/>
        </w:rPr>
        <w:t>The Future of Children, 20</w:t>
      </w:r>
      <w:r>
        <w:rPr>
          <w:rFonts w:cs="Times New Roman"/>
        </w:rPr>
        <w:t>(1), 159–179.</w:t>
      </w:r>
    </w:p>
    <w:p w14:paraId="4A621835" w14:textId="77777777" w:rsidR="002A64F7" w:rsidRDefault="00000000">
      <w:pPr>
        <w:spacing w:after="0" w:line="480" w:lineRule="auto"/>
        <w:ind w:left="720" w:hanging="720"/>
      </w:pPr>
      <w:r>
        <w:rPr>
          <w:rFonts w:cs="Times New Roman"/>
        </w:rPr>
        <w:lastRenderedPageBreak/>
        <w:t xml:space="preserve">Flood, S., King, M., Rodgers, R., Ruggles, S., Warren, J. R., &amp; Westberry, M. (2023). </w:t>
      </w:r>
      <w:r>
        <w:rPr>
          <w:rFonts w:cs="Times New Roman"/>
          <w:i/>
        </w:rPr>
        <w:t>Integrated Public Use Microdata Series, Current Population Survey: Version 11.0</w:t>
      </w:r>
      <w:r>
        <w:rPr>
          <w:rFonts w:cs="Times New Roman"/>
        </w:rPr>
        <w:t>. IPUMS.</w:t>
      </w:r>
    </w:p>
    <w:p w14:paraId="304790F5" w14:textId="77777777" w:rsidR="002A64F7" w:rsidRDefault="00000000">
      <w:pPr>
        <w:spacing w:after="0" w:line="480" w:lineRule="auto"/>
        <w:ind w:left="720" w:hanging="720"/>
      </w:pPr>
      <w:r>
        <w:rPr>
          <w:rFonts w:cs="Times New Roman"/>
        </w:rPr>
        <w:t xml:space="preserve">Friedman, J. H. (2001). Greedy function approximation: A gradient boosting machine. </w:t>
      </w:r>
      <w:r>
        <w:rPr>
          <w:rFonts w:cs="Times New Roman"/>
          <w:i/>
        </w:rPr>
        <w:t>Annals of Statistics, 29</w:t>
      </w:r>
      <w:r>
        <w:rPr>
          <w:rFonts w:cs="Times New Roman"/>
        </w:rPr>
        <w:t>(5), 1189–1232.</w:t>
      </w:r>
    </w:p>
    <w:p w14:paraId="4490C977" w14:textId="77777777" w:rsidR="002A64F7" w:rsidRDefault="00000000">
      <w:pPr>
        <w:spacing w:after="0" w:line="480" w:lineRule="auto"/>
        <w:ind w:left="720" w:hanging="720"/>
      </w:pPr>
      <w:r>
        <w:rPr>
          <w:rFonts w:cs="Times New Roman"/>
        </w:rPr>
        <w:t xml:space="preserve">Gil de Zuniga, H., Jung, N., &amp; Valenzuela, S. (2012). Social media use for news and individuals’ social capital, civic engagement and political participation. </w:t>
      </w:r>
      <w:r>
        <w:rPr>
          <w:rFonts w:cs="Times New Roman"/>
          <w:i/>
        </w:rPr>
        <w:t>Journal of Computer-Mediated Communication, 17</w:t>
      </w:r>
      <w:r>
        <w:rPr>
          <w:rFonts w:cs="Times New Roman"/>
        </w:rPr>
        <w:t>(3), 319–336.</w:t>
      </w:r>
    </w:p>
    <w:p w14:paraId="018DB87F" w14:textId="77777777" w:rsidR="002A64F7" w:rsidRDefault="00000000">
      <w:pPr>
        <w:spacing w:after="0" w:line="480" w:lineRule="auto"/>
        <w:ind w:left="720" w:hanging="720"/>
      </w:pPr>
      <w:r>
        <w:rPr>
          <w:rFonts w:cs="Times New Roman"/>
        </w:rPr>
        <w:t xml:space="preserve">Granovetter, M. S. (1973). The strength of weak ties. </w:t>
      </w:r>
      <w:r>
        <w:rPr>
          <w:rFonts w:cs="Times New Roman"/>
          <w:i/>
        </w:rPr>
        <w:t>American Journal of Sociology, 78</w:t>
      </w:r>
      <w:r>
        <w:rPr>
          <w:rFonts w:cs="Times New Roman"/>
        </w:rPr>
        <w:t>(6), 1360–1380.</w:t>
      </w:r>
    </w:p>
    <w:p w14:paraId="34EB8095" w14:textId="77777777" w:rsidR="002A64F7" w:rsidRDefault="00000000">
      <w:pPr>
        <w:spacing w:after="0" w:line="480" w:lineRule="auto"/>
        <w:ind w:left="720" w:hanging="720"/>
      </w:pPr>
      <w:r>
        <w:rPr>
          <w:rFonts w:cs="Times New Roman"/>
        </w:rPr>
        <w:t xml:space="preserve">Holt-Lunstad, J., Smith, T. B., &amp; Layton, J. B. (2010). Social relationships and mortality risk: A meta-analytic review. </w:t>
      </w:r>
      <w:r>
        <w:rPr>
          <w:rFonts w:cs="Times New Roman"/>
          <w:i/>
        </w:rPr>
        <w:t>PLoS Medicine, 7</w:t>
      </w:r>
      <w:r>
        <w:rPr>
          <w:rFonts w:cs="Times New Roman"/>
        </w:rPr>
        <w:t>(7), e1000316.</w:t>
      </w:r>
    </w:p>
    <w:p w14:paraId="49B0A08F" w14:textId="77777777" w:rsidR="002A64F7" w:rsidRDefault="00000000">
      <w:pPr>
        <w:spacing w:after="0" w:line="480" w:lineRule="auto"/>
        <w:ind w:left="720" w:hanging="720"/>
      </w:pPr>
      <w:r>
        <w:rPr>
          <w:rFonts w:cs="Times New Roman"/>
        </w:rPr>
        <w:t xml:space="preserve">Hooghe, M. (2012). Taking part in politics? An analysis of macro-level determinants and individual-level explanations. </w:t>
      </w:r>
      <w:r>
        <w:rPr>
          <w:rFonts w:cs="Times New Roman"/>
          <w:i/>
        </w:rPr>
        <w:t>International Review of Sociology, 22</w:t>
      </w:r>
      <w:r>
        <w:rPr>
          <w:rFonts w:cs="Times New Roman"/>
        </w:rPr>
        <w:t>(1), 9–26.</w:t>
      </w:r>
    </w:p>
    <w:p w14:paraId="180C576B" w14:textId="77777777" w:rsidR="002A64F7" w:rsidRDefault="00000000">
      <w:pPr>
        <w:spacing w:after="0" w:line="480" w:lineRule="auto"/>
        <w:ind w:left="720" w:hanging="720"/>
      </w:pPr>
      <w:r>
        <w:rPr>
          <w:rFonts w:cs="Times New Roman"/>
        </w:rPr>
        <w:t xml:space="preserve">Jennings, M. K., &amp; Stoker, L. (2004). Social trust and civic engagement across time and generations. </w:t>
      </w:r>
      <w:r>
        <w:rPr>
          <w:rFonts w:cs="Times New Roman"/>
          <w:i/>
        </w:rPr>
        <w:t>Acta Politica, 39</w:t>
      </w:r>
      <w:r>
        <w:rPr>
          <w:rFonts w:cs="Times New Roman"/>
        </w:rPr>
        <w:t>, 342–379.</w:t>
      </w:r>
    </w:p>
    <w:p w14:paraId="2C826E5A" w14:textId="77777777" w:rsidR="002A64F7" w:rsidRDefault="00000000">
      <w:pPr>
        <w:spacing w:after="0" w:line="480" w:lineRule="auto"/>
        <w:ind w:left="720" w:hanging="720"/>
      </w:pPr>
      <w:r>
        <w:rPr>
          <w:rFonts w:cs="Times New Roman"/>
        </w:rPr>
        <w:t xml:space="preserve">Kelle, N., Simonson, J., &amp; Gordo, L. R. (2025). Generational differences in voluntary engagement among older adults. </w:t>
      </w:r>
      <w:r>
        <w:rPr>
          <w:rFonts w:cs="Times New Roman"/>
          <w:i/>
        </w:rPr>
        <w:t>Voluntas, 36</w:t>
      </w:r>
      <w:r>
        <w:rPr>
          <w:rFonts w:cs="Times New Roman"/>
        </w:rPr>
        <w:t>, 1–14.</w:t>
      </w:r>
    </w:p>
    <w:p w14:paraId="22D03B4E" w14:textId="77777777" w:rsidR="002A64F7" w:rsidRDefault="00000000">
      <w:pPr>
        <w:spacing w:after="0" w:line="480" w:lineRule="auto"/>
        <w:ind w:left="720" w:hanging="720"/>
      </w:pPr>
      <w:r>
        <w:rPr>
          <w:rFonts w:cs="Times New Roman"/>
        </w:rPr>
        <w:t xml:space="preserve">Klinenberg, E. (2018). </w:t>
      </w:r>
      <w:r>
        <w:rPr>
          <w:rFonts w:cs="Times New Roman"/>
          <w:i/>
        </w:rPr>
        <w:t>Palaces for the people: How social infrastructure can help fight inequality, polarization, and the decline of civic life</w:t>
      </w:r>
      <w:r>
        <w:rPr>
          <w:rFonts w:cs="Times New Roman"/>
        </w:rPr>
        <w:t>. Crown.</w:t>
      </w:r>
    </w:p>
    <w:p w14:paraId="297FD330" w14:textId="77777777" w:rsidR="002A64F7" w:rsidRDefault="00000000">
      <w:pPr>
        <w:spacing w:after="0" w:line="480" w:lineRule="auto"/>
        <w:ind w:left="720" w:hanging="720"/>
      </w:pPr>
      <w:r>
        <w:rPr>
          <w:rFonts w:cs="Times New Roman"/>
        </w:rPr>
        <w:t xml:space="preserve">Lim, C., &amp; Laurence, J. (2015). Doing good when times are bad: Volunteering behaviour in economic hard times. </w:t>
      </w:r>
      <w:r>
        <w:rPr>
          <w:rFonts w:cs="Times New Roman"/>
          <w:i/>
        </w:rPr>
        <w:t>British Journal of Sociology, 66</w:t>
      </w:r>
      <w:r>
        <w:rPr>
          <w:rFonts w:cs="Times New Roman"/>
        </w:rPr>
        <w:t>(2), 319–344.</w:t>
      </w:r>
    </w:p>
    <w:p w14:paraId="27D5A697" w14:textId="77777777" w:rsidR="002A64F7" w:rsidRDefault="00000000">
      <w:pPr>
        <w:spacing w:after="0" w:line="480" w:lineRule="auto"/>
        <w:ind w:left="720" w:hanging="720"/>
      </w:pPr>
      <w:r>
        <w:rPr>
          <w:rFonts w:cs="Times New Roman"/>
        </w:rPr>
        <w:lastRenderedPageBreak/>
        <w:t xml:space="preserve">Lundberg, S. M., Erion, G., Chen, H., DeGrave, A., Prutkin, J. M., Nair, B., ... &amp; Lee, S. I. (2020). From local explanations to global understanding with explainable AI for trees. </w:t>
      </w:r>
      <w:r>
        <w:rPr>
          <w:rFonts w:cs="Times New Roman"/>
          <w:i/>
        </w:rPr>
        <w:t>Nature Machine Intelligence, 2</w:t>
      </w:r>
      <w:r>
        <w:rPr>
          <w:rFonts w:cs="Times New Roman"/>
        </w:rPr>
        <w:t>(1), 56–67.</w:t>
      </w:r>
    </w:p>
    <w:p w14:paraId="4A64B3A4" w14:textId="77777777" w:rsidR="002A64F7" w:rsidRDefault="00000000">
      <w:pPr>
        <w:spacing w:after="0" w:line="480" w:lineRule="auto"/>
        <w:ind w:left="720" w:hanging="720"/>
      </w:pPr>
      <w:r>
        <w:rPr>
          <w:rFonts w:cs="Times New Roman"/>
        </w:rPr>
        <w:t xml:space="preserve">Lundberg, S. M., &amp; Lee, S. I. (2017). A unified approach to interpreting model predictions. </w:t>
      </w:r>
      <w:r>
        <w:rPr>
          <w:rFonts w:cs="Times New Roman"/>
          <w:i/>
        </w:rPr>
        <w:t>Advances in Neural Information Processing Systems, 30</w:t>
      </w:r>
      <w:r>
        <w:rPr>
          <w:rFonts w:cs="Times New Roman"/>
        </w:rPr>
        <w:t>.</w:t>
      </w:r>
    </w:p>
    <w:p w14:paraId="144C6AAE" w14:textId="77777777" w:rsidR="002A64F7" w:rsidRDefault="00000000">
      <w:pPr>
        <w:spacing w:after="0" w:line="480" w:lineRule="auto"/>
        <w:ind w:left="720" w:hanging="720"/>
      </w:pPr>
      <w:r>
        <w:rPr>
          <w:rFonts w:cs="Times New Roman"/>
        </w:rPr>
        <w:t xml:space="preserve">Manturuk, K., Lindblad, M., &amp; Quercia, R. (2012). Homeownership and civic engagement in low-income urban neighborhoods. </w:t>
      </w:r>
      <w:r>
        <w:rPr>
          <w:rFonts w:cs="Times New Roman"/>
          <w:i/>
        </w:rPr>
        <w:t>Urban Affairs Review, 48</w:t>
      </w:r>
      <w:r>
        <w:rPr>
          <w:rFonts w:cs="Times New Roman"/>
        </w:rPr>
        <w:t>(5), 731–760.</w:t>
      </w:r>
    </w:p>
    <w:p w14:paraId="52A54F5B" w14:textId="77777777" w:rsidR="002A64F7" w:rsidRDefault="00000000">
      <w:pPr>
        <w:spacing w:after="0" w:line="480" w:lineRule="auto"/>
        <w:ind w:left="720" w:hanging="720"/>
      </w:pPr>
      <w:r>
        <w:rPr>
          <w:rFonts w:cs="Times New Roman"/>
        </w:rPr>
        <w:t xml:space="preserve">Mauss, M. (1925/2000). </w:t>
      </w:r>
      <w:r>
        <w:rPr>
          <w:rFonts w:cs="Times New Roman"/>
          <w:i/>
        </w:rPr>
        <w:t>The gift: The form and reason for exchange in archaic societies</w:t>
      </w:r>
      <w:r>
        <w:rPr>
          <w:rFonts w:cs="Times New Roman"/>
        </w:rPr>
        <w:t>. W. W. Norton.</w:t>
      </w:r>
    </w:p>
    <w:p w14:paraId="2AE22E1A" w14:textId="77777777" w:rsidR="002A64F7" w:rsidRDefault="00000000">
      <w:pPr>
        <w:spacing w:after="0" w:line="480" w:lineRule="auto"/>
        <w:ind w:left="720" w:hanging="720"/>
      </w:pPr>
      <w:r>
        <w:rPr>
          <w:rFonts w:cs="Times New Roman"/>
        </w:rPr>
        <w:t xml:space="preserve">McPherson, M., Smith-Lovin, L., &amp; Brashears, M. E. (2006). Social isolation in America: Changes in core discussion networks over two decades. </w:t>
      </w:r>
      <w:r>
        <w:rPr>
          <w:rFonts w:cs="Times New Roman"/>
          <w:i/>
        </w:rPr>
        <w:t>American Sociological Review, 71</w:t>
      </w:r>
      <w:r>
        <w:rPr>
          <w:rFonts w:cs="Times New Roman"/>
        </w:rPr>
        <w:t>(3), 353–375.</w:t>
      </w:r>
    </w:p>
    <w:p w14:paraId="420F5F55" w14:textId="77777777" w:rsidR="002A64F7" w:rsidRDefault="00000000">
      <w:pPr>
        <w:spacing w:after="0" w:line="480" w:lineRule="auto"/>
        <w:ind w:left="720" w:hanging="720"/>
      </w:pPr>
      <w:r>
        <w:rPr>
          <w:rFonts w:cs="Times New Roman"/>
        </w:rPr>
        <w:t xml:space="preserve">Musick, M. A., &amp; Wilson, J. (2008). </w:t>
      </w:r>
      <w:r>
        <w:rPr>
          <w:rFonts w:cs="Times New Roman"/>
          <w:i/>
        </w:rPr>
        <w:t>Volunteers: A social profile</w:t>
      </w:r>
      <w:r>
        <w:rPr>
          <w:rFonts w:cs="Times New Roman"/>
        </w:rPr>
        <w:t>. Indiana University Press.</w:t>
      </w:r>
    </w:p>
    <w:p w14:paraId="62C90915" w14:textId="77777777" w:rsidR="002A64F7" w:rsidRDefault="00000000">
      <w:pPr>
        <w:spacing w:after="0" w:line="480" w:lineRule="auto"/>
        <w:ind w:left="720" w:hanging="720"/>
      </w:pPr>
      <w:r>
        <w:rPr>
          <w:rFonts w:cs="Times New Roman"/>
        </w:rPr>
        <w:t xml:space="preserve">Muthén, B. O., &amp; Muthén, L. K. (2000). Integrating person-centered and variable-centered analyses. </w:t>
      </w:r>
      <w:r>
        <w:rPr>
          <w:rFonts w:cs="Times New Roman"/>
          <w:i/>
        </w:rPr>
        <w:t>Alcoholism: Clinical and Experimental Research, 24</w:t>
      </w:r>
      <w:r>
        <w:rPr>
          <w:rFonts w:cs="Times New Roman"/>
        </w:rPr>
        <w:t>(5), 543–550.</w:t>
      </w:r>
    </w:p>
    <w:p w14:paraId="556E563A" w14:textId="77777777" w:rsidR="002A64F7" w:rsidRDefault="00000000">
      <w:pPr>
        <w:spacing w:after="0" w:line="480" w:lineRule="auto"/>
        <w:ind w:left="720" w:hanging="720"/>
      </w:pPr>
      <w:r>
        <w:rPr>
          <w:rFonts w:cs="Times New Roman"/>
        </w:rPr>
        <w:t xml:space="preserve">Nesbit, R. (2012). The influence of major life cycle events on volunteering. </w:t>
      </w:r>
      <w:r>
        <w:rPr>
          <w:rFonts w:cs="Times New Roman"/>
          <w:i/>
        </w:rPr>
        <w:t>Nonprofit and Voluntary Sector Quarterly, 41</w:t>
      </w:r>
      <w:r>
        <w:rPr>
          <w:rFonts w:cs="Times New Roman"/>
        </w:rPr>
        <w:t>(6), 1153–1174.</w:t>
      </w:r>
    </w:p>
    <w:p w14:paraId="04EEC29F" w14:textId="77777777" w:rsidR="002A64F7" w:rsidRDefault="00000000">
      <w:pPr>
        <w:spacing w:after="0" w:line="480" w:lineRule="auto"/>
        <w:ind w:left="720" w:hanging="720"/>
      </w:pPr>
      <w:r>
        <w:rPr>
          <w:rFonts w:cs="Times New Roman"/>
        </w:rPr>
        <w:t xml:space="preserve">Norris, P. (2002). </w:t>
      </w:r>
      <w:r>
        <w:rPr>
          <w:rFonts w:cs="Times New Roman"/>
          <w:i/>
        </w:rPr>
        <w:t>Democratic phoenix: Reinventing political activism</w:t>
      </w:r>
      <w:r>
        <w:rPr>
          <w:rFonts w:cs="Times New Roman"/>
        </w:rPr>
        <w:t>. Cambridge University Press.</w:t>
      </w:r>
    </w:p>
    <w:p w14:paraId="56ACEF2E" w14:textId="77777777" w:rsidR="002A64F7" w:rsidRDefault="00000000">
      <w:pPr>
        <w:spacing w:after="0" w:line="480" w:lineRule="auto"/>
        <w:ind w:left="720" w:hanging="720"/>
      </w:pPr>
      <w:r>
        <w:rPr>
          <w:rFonts w:cs="Times New Roman"/>
        </w:rPr>
        <w:t xml:space="preserve">Office of the Surgeon General. (2023). </w:t>
      </w:r>
      <w:r>
        <w:rPr>
          <w:rFonts w:cs="Times New Roman"/>
          <w:i/>
        </w:rPr>
        <w:t>Our epidemic of loneliness and isolation: The U.S. Surgeon General’s advisory on the healing effects of social connection and community</w:t>
      </w:r>
      <w:r>
        <w:rPr>
          <w:rFonts w:cs="Times New Roman"/>
        </w:rPr>
        <w:t>.</w:t>
      </w:r>
    </w:p>
    <w:p w14:paraId="43609200" w14:textId="77777777" w:rsidR="002A64F7" w:rsidRDefault="00000000">
      <w:pPr>
        <w:spacing w:after="0" w:line="480" w:lineRule="auto"/>
        <w:ind w:left="720" w:hanging="720"/>
      </w:pPr>
      <w:r>
        <w:rPr>
          <w:rFonts w:cs="Times New Roman"/>
        </w:rPr>
        <w:t xml:space="preserve">Putnam, R. D. (2000). </w:t>
      </w:r>
      <w:r>
        <w:rPr>
          <w:rFonts w:cs="Times New Roman"/>
          <w:i/>
        </w:rPr>
        <w:t>Bowling alone: The collapse and revival of American community</w:t>
      </w:r>
      <w:r>
        <w:rPr>
          <w:rFonts w:cs="Times New Roman"/>
        </w:rPr>
        <w:t>. Simon &amp; Schuster.</w:t>
      </w:r>
    </w:p>
    <w:p w14:paraId="6ACDDF1E" w14:textId="77777777" w:rsidR="002A64F7" w:rsidRDefault="00000000">
      <w:pPr>
        <w:spacing w:after="0" w:line="480" w:lineRule="auto"/>
        <w:ind w:left="720" w:hanging="720"/>
      </w:pPr>
      <w:r>
        <w:rPr>
          <w:rFonts w:cs="Times New Roman"/>
        </w:rPr>
        <w:lastRenderedPageBreak/>
        <w:t xml:space="preserve">Rotolo, T., &amp; Wilson, J. (2006). Employment sector and volunteering: The contribution of nonprofit and public sector workers to the volunteer labor force. </w:t>
      </w:r>
      <w:r>
        <w:rPr>
          <w:rFonts w:cs="Times New Roman"/>
          <w:i/>
        </w:rPr>
        <w:t>Sociological Quarterly, 47</w:t>
      </w:r>
      <w:r>
        <w:rPr>
          <w:rFonts w:cs="Times New Roman"/>
        </w:rPr>
        <w:t>(1), 21–40.</w:t>
      </w:r>
    </w:p>
    <w:p w14:paraId="76F568EC" w14:textId="77777777" w:rsidR="002A64F7" w:rsidRDefault="00000000">
      <w:pPr>
        <w:spacing w:after="0" w:line="480" w:lineRule="auto"/>
        <w:ind w:left="720" w:hanging="720"/>
      </w:pPr>
      <w:r>
        <w:rPr>
          <w:rFonts w:cs="Times New Roman"/>
        </w:rPr>
        <w:t xml:space="preserve">Schlozman, K. L., Verba, S., &amp; Brady, H. E. (2012). </w:t>
      </w:r>
      <w:r>
        <w:rPr>
          <w:rFonts w:cs="Times New Roman"/>
          <w:i/>
        </w:rPr>
        <w:t>The unheavenly chorus: Unequal political voice and the broken promise of American democracy</w:t>
      </w:r>
      <w:r>
        <w:rPr>
          <w:rFonts w:cs="Times New Roman"/>
        </w:rPr>
        <w:t>. Princeton University Press.</w:t>
      </w:r>
    </w:p>
    <w:p w14:paraId="3FC71CA5" w14:textId="77777777" w:rsidR="002A64F7" w:rsidRDefault="00000000">
      <w:pPr>
        <w:spacing w:after="0" w:line="480" w:lineRule="auto"/>
        <w:ind w:left="720" w:hanging="720"/>
      </w:pPr>
      <w:r>
        <w:rPr>
          <w:rFonts w:cs="Times New Roman"/>
        </w:rPr>
        <w:t xml:space="preserve">Snyder, M., &amp; Omoto, A. M. (2008). Volunteerism: Social issues perspectives and social policy implications. </w:t>
      </w:r>
      <w:r>
        <w:rPr>
          <w:rFonts w:cs="Times New Roman"/>
          <w:i/>
        </w:rPr>
        <w:t>Social Issues and Policy Review, 2</w:t>
      </w:r>
      <w:r>
        <w:rPr>
          <w:rFonts w:cs="Times New Roman"/>
        </w:rPr>
        <w:t>(1), 1–36.</w:t>
      </w:r>
    </w:p>
    <w:p w14:paraId="54A2C9F8" w14:textId="77777777" w:rsidR="002A64F7" w:rsidRDefault="00000000">
      <w:pPr>
        <w:spacing w:after="0" w:line="480" w:lineRule="auto"/>
        <w:ind w:left="720" w:hanging="720"/>
      </w:pPr>
      <w:r>
        <w:rPr>
          <w:rFonts w:cs="Times New Roman"/>
        </w:rPr>
        <w:t xml:space="preserve">Stukas, A. A., Hoye, R., Nicholson, M., Brown, K. M., &amp; Aisbett, L. (2016). Motivations to volunteer and their associations with volunteers’ well-being. </w:t>
      </w:r>
      <w:r>
        <w:rPr>
          <w:rFonts w:cs="Times New Roman"/>
          <w:i/>
        </w:rPr>
        <w:t>Nonprofit and Voluntary Sector Quarterly, 45</w:t>
      </w:r>
      <w:r>
        <w:rPr>
          <w:rFonts w:cs="Times New Roman"/>
        </w:rPr>
        <w:t>(1), 112–132.</w:t>
      </w:r>
    </w:p>
    <w:p w14:paraId="042B1BBE" w14:textId="77777777" w:rsidR="002A64F7" w:rsidRDefault="00000000">
      <w:pPr>
        <w:spacing w:after="0" w:line="480" w:lineRule="auto"/>
        <w:ind w:left="720" w:hanging="720"/>
      </w:pPr>
      <w:r>
        <w:rPr>
          <w:rFonts w:cs="Times New Roman"/>
        </w:rPr>
        <w:t xml:space="preserve">Taniguchi, H. (2012). The determinants of formal and informal volunteering. </w:t>
      </w:r>
      <w:r>
        <w:rPr>
          <w:rFonts w:cs="Times New Roman"/>
          <w:i/>
        </w:rPr>
        <w:t>Voluntas, 23</w:t>
      </w:r>
      <w:r>
        <w:rPr>
          <w:rFonts w:cs="Times New Roman"/>
        </w:rPr>
        <w:t>, 920–939.</w:t>
      </w:r>
    </w:p>
    <w:p w14:paraId="04D40A0A" w14:textId="77777777" w:rsidR="002A64F7" w:rsidRDefault="00000000">
      <w:pPr>
        <w:spacing w:after="0" w:line="480" w:lineRule="auto"/>
        <w:ind w:left="720" w:hanging="720"/>
      </w:pPr>
      <w:r>
        <w:rPr>
          <w:rFonts w:cs="Times New Roman"/>
        </w:rPr>
        <w:t xml:space="preserve">Tocqueville, A. de. (1835/2000). </w:t>
      </w:r>
      <w:r>
        <w:rPr>
          <w:rFonts w:cs="Times New Roman"/>
          <w:i/>
        </w:rPr>
        <w:t>Democracy in America</w:t>
      </w:r>
      <w:r>
        <w:rPr>
          <w:rFonts w:cs="Times New Roman"/>
        </w:rPr>
        <w:t>. University of Chicago Press.</w:t>
      </w:r>
    </w:p>
    <w:p w14:paraId="5591D615" w14:textId="77777777" w:rsidR="002A64F7" w:rsidRDefault="00000000">
      <w:pPr>
        <w:spacing w:after="0" w:line="480" w:lineRule="auto"/>
        <w:ind w:left="720" w:hanging="720"/>
      </w:pPr>
      <w:r>
        <w:rPr>
          <w:rFonts w:cs="Times New Roman"/>
        </w:rPr>
        <w:t xml:space="preserve">Twenge, J. M. (2017). </w:t>
      </w:r>
      <w:r>
        <w:rPr>
          <w:rFonts w:cs="Times New Roman"/>
          <w:i/>
        </w:rPr>
        <w:t>iGen: Why today’s super-connected kids are growing up less rebellious, more tolerant, less happy, and completely unprepared for adulthood</w:t>
      </w:r>
      <w:r>
        <w:rPr>
          <w:rFonts w:cs="Times New Roman"/>
        </w:rPr>
        <w:t>. Atria Books.</w:t>
      </w:r>
    </w:p>
    <w:p w14:paraId="56CEC329" w14:textId="77777777" w:rsidR="002A64F7" w:rsidRDefault="00000000">
      <w:pPr>
        <w:spacing w:after="0" w:line="480" w:lineRule="auto"/>
        <w:ind w:left="720" w:hanging="720"/>
      </w:pPr>
      <w:r>
        <w:rPr>
          <w:rFonts w:cs="Times New Roman"/>
        </w:rPr>
        <w:t xml:space="preserve">Twenge, J. M., &amp; Park, H. (2019). The decline in adult activities among U.S. adolescents, 1976–2016. </w:t>
      </w:r>
      <w:r>
        <w:rPr>
          <w:rFonts w:cs="Times New Roman"/>
          <w:i/>
        </w:rPr>
        <w:t>Child Development, 90</w:t>
      </w:r>
      <w:r>
        <w:rPr>
          <w:rFonts w:cs="Times New Roman"/>
        </w:rPr>
        <w:t>(2), 638–654.</w:t>
      </w:r>
    </w:p>
    <w:p w14:paraId="5521EC70" w14:textId="77777777" w:rsidR="002A64F7" w:rsidRDefault="00000000">
      <w:pPr>
        <w:spacing w:after="0" w:line="480" w:lineRule="auto"/>
        <w:ind w:left="720" w:hanging="720"/>
      </w:pPr>
      <w:r>
        <w:rPr>
          <w:rFonts w:cs="Times New Roman"/>
        </w:rPr>
        <w:t xml:space="preserve">Twenge, J. M., Spitzberg, B. H., &amp; Campbell, W. K. (2019). Less in-person social interaction with peers among U.S. adolescents in the 21st century and links to loneliness. </w:t>
      </w:r>
      <w:r>
        <w:rPr>
          <w:rFonts w:cs="Times New Roman"/>
          <w:i/>
        </w:rPr>
        <w:t>Journal of Social and Personal Relationships, 36</w:t>
      </w:r>
      <w:r>
        <w:rPr>
          <w:rFonts w:cs="Times New Roman"/>
        </w:rPr>
        <w:t>(6), 1892–1913.</w:t>
      </w:r>
    </w:p>
    <w:p w14:paraId="117857C9" w14:textId="77777777" w:rsidR="002A64F7" w:rsidRDefault="00000000">
      <w:pPr>
        <w:spacing w:after="0" w:line="480" w:lineRule="auto"/>
        <w:ind w:left="720" w:hanging="720"/>
      </w:pPr>
      <w:r>
        <w:rPr>
          <w:rFonts w:cs="Times New Roman"/>
        </w:rPr>
        <w:t xml:space="preserve">Verba, S., Schlozman, K. L., &amp; Brady, H. E. (1995). </w:t>
      </w:r>
      <w:r>
        <w:rPr>
          <w:rFonts w:cs="Times New Roman"/>
          <w:i/>
        </w:rPr>
        <w:t>Voice and equality: Civic voluntarism in American politics</w:t>
      </w:r>
      <w:r>
        <w:rPr>
          <w:rFonts w:cs="Times New Roman"/>
        </w:rPr>
        <w:t>. Harvard University Press.</w:t>
      </w:r>
    </w:p>
    <w:p w14:paraId="50CC7E5A" w14:textId="77777777" w:rsidR="002A64F7" w:rsidRDefault="00000000">
      <w:pPr>
        <w:spacing w:after="0" w:line="480" w:lineRule="auto"/>
        <w:ind w:left="720" w:hanging="720"/>
      </w:pPr>
      <w:r>
        <w:rPr>
          <w:rFonts w:cs="Times New Roman"/>
        </w:rPr>
        <w:lastRenderedPageBreak/>
        <w:t xml:space="preserve">Vermunt, J. K., &amp; Magidson, J. (2002). Latent class cluster analysis. In J. A. Hagenaars &amp; A. L. McCutcheon (Eds.), </w:t>
      </w:r>
      <w:r>
        <w:rPr>
          <w:rFonts w:cs="Times New Roman"/>
          <w:i/>
        </w:rPr>
        <w:t>Applied latent class analysis</w:t>
      </w:r>
      <w:r>
        <w:rPr>
          <w:rFonts w:cs="Times New Roman"/>
        </w:rPr>
        <w:t xml:space="preserve"> (pp. 89–106). Cambridge University Press.</w:t>
      </w:r>
    </w:p>
    <w:p w14:paraId="501835B6" w14:textId="77777777" w:rsidR="002A64F7" w:rsidRDefault="00000000">
      <w:pPr>
        <w:spacing w:after="0" w:line="480" w:lineRule="auto"/>
        <w:ind w:left="720" w:hanging="720"/>
      </w:pPr>
      <w:r>
        <w:rPr>
          <w:rFonts w:cs="Times New Roman"/>
        </w:rPr>
        <w:t xml:space="preserve">Wilson, J. (2000). Volunteering. </w:t>
      </w:r>
      <w:r>
        <w:rPr>
          <w:rFonts w:cs="Times New Roman"/>
          <w:i/>
        </w:rPr>
        <w:t>Annual Review of Sociology, 26</w:t>
      </w:r>
      <w:r>
        <w:rPr>
          <w:rFonts w:cs="Times New Roman"/>
        </w:rPr>
        <w:t>, 215–240.</w:t>
      </w:r>
    </w:p>
    <w:p w14:paraId="4BD159FD" w14:textId="77777777" w:rsidR="002A64F7" w:rsidRDefault="00000000">
      <w:pPr>
        <w:spacing w:after="0" w:line="480" w:lineRule="auto"/>
        <w:ind w:left="720" w:hanging="720"/>
      </w:pPr>
      <w:r>
        <w:rPr>
          <w:rFonts w:cs="Times New Roman"/>
        </w:rPr>
        <w:t xml:space="preserve">Wilson, J. (2012). Volunteerism research: A review essay. </w:t>
      </w:r>
      <w:r>
        <w:rPr>
          <w:rFonts w:cs="Times New Roman"/>
          <w:i/>
        </w:rPr>
        <w:t>Nonprofit and Voluntary Sector Quarterly, 41</w:t>
      </w:r>
      <w:r>
        <w:rPr>
          <w:rFonts w:cs="Times New Roman"/>
        </w:rPr>
        <w:t>(2), 176–212.</w:t>
      </w:r>
    </w:p>
    <w:p w14:paraId="397614B4" w14:textId="77777777" w:rsidR="002A64F7" w:rsidRDefault="00000000">
      <w:pPr>
        <w:spacing w:after="0" w:line="480" w:lineRule="auto"/>
        <w:ind w:left="720" w:hanging="720"/>
      </w:pPr>
      <w:r>
        <w:rPr>
          <w:rFonts w:cs="Times New Roman"/>
        </w:rPr>
        <w:t xml:space="preserve">Wray-Lake, L., &amp; Hart, D. (2012). Growing social inequalities in youth civic engagement? Evidence from the National Election Study. </w:t>
      </w:r>
      <w:r>
        <w:rPr>
          <w:rFonts w:cs="Times New Roman"/>
          <w:i/>
        </w:rPr>
        <w:t>PS: Political Science &amp; Politics, 45</w:t>
      </w:r>
      <w:r>
        <w:rPr>
          <w:rFonts w:cs="Times New Roman"/>
        </w:rPr>
        <w:t>(3), 456–461.</w:t>
      </w:r>
    </w:p>
    <w:p w14:paraId="02051669" w14:textId="77777777" w:rsidR="002A64F7" w:rsidRDefault="00000000">
      <w:pPr>
        <w:spacing w:after="0" w:line="480" w:lineRule="auto"/>
        <w:ind w:left="720" w:hanging="720"/>
      </w:pPr>
      <w:r w:rsidRPr="00396CF7">
        <w:rPr>
          <w:rFonts w:cs="Times New Roman"/>
          <w:lang w:val="fi-FI"/>
          <w:rPrChange w:id="134" w:author="Windon, Suzanna R." w:date="2026-03-25T07:54:00Z" w16du:dateUtc="2026-03-25T11:54:00Z">
            <w:rPr>
              <w:rFonts w:cs="Times New Roman"/>
            </w:rPr>
          </w:rPrChange>
        </w:rPr>
        <w:t xml:space="preserve">Zukin, C., Keeter, S., Andolina, M., Jenkins, K., &amp; Delli Carpini, M. X. (2006). </w:t>
      </w:r>
      <w:r>
        <w:rPr>
          <w:rFonts w:cs="Times New Roman"/>
          <w:i/>
        </w:rPr>
        <w:t>A new engagement? Political participation, civic life, and the changing American citizen</w:t>
      </w:r>
      <w:r>
        <w:rPr>
          <w:rFonts w:cs="Times New Roman"/>
        </w:rPr>
        <w:t>. Oxford University Press.</w:t>
      </w:r>
    </w:p>
    <w:sectPr w:rsidR="002A64F7"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Windon, Suzanna R." w:date="2026-03-25T08:18:00Z" w:initials="SW">
    <w:p w14:paraId="5955CE88" w14:textId="77777777" w:rsidR="006A1341" w:rsidRDefault="00133A69" w:rsidP="006A1341">
      <w:pPr>
        <w:pStyle w:val="CommentText"/>
      </w:pPr>
      <w:r>
        <w:rPr>
          <w:rStyle w:val="CommentReference"/>
        </w:rPr>
        <w:annotationRef/>
      </w:r>
      <w:r w:rsidR="006A1341">
        <w:t xml:space="preserve">Here are some citations and names that you have cited on the next page </w:t>
      </w:r>
    </w:p>
  </w:comment>
  <w:comment w:id="22" w:author="Windon, Suzanna R." w:date="2026-03-25T08:09:00Z" w:initials="SW">
    <w:p w14:paraId="7A7B235A" w14:textId="77777777" w:rsidR="0070147F" w:rsidRDefault="0070147F" w:rsidP="0070147F">
      <w:pPr>
        <w:pStyle w:val="CommentText"/>
      </w:pPr>
      <w:r>
        <w:rPr>
          <w:rStyle w:val="CommentReference"/>
        </w:rPr>
        <w:annotationRef/>
      </w:r>
      <w:r>
        <w:t xml:space="preserve">I have changed the first and last sentences in this paragraph. Now it sounds more argument-driven and would be better for the article's opening paragraph. </w:t>
      </w:r>
    </w:p>
    <w:p w14:paraId="610834CC" w14:textId="77777777" w:rsidR="0070147F" w:rsidRDefault="0070147F" w:rsidP="0070147F">
      <w:pPr>
        <w:pStyle w:val="CommentText"/>
      </w:pPr>
    </w:p>
    <w:p w14:paraId="05C9EE4A" w14:textId="77777777" w:rsidR="0070147F" w:rsidRDefault="0070147F" w:rsidP="0070147F">
      <w:pPr>
        <w:pStyle w:val="CommentText"/>
      </w:pPr>
      <w:r>
        <w:t xml:space="preserve">Volunteering in the United States has declined not because opportunities are scarce, but because fewer individuals connect to them. Between 2005 and 2021, the national volunteering rate fell from 28.8% to 23.2%, the lowest level recorded (AmeriCorps, 2022). Participation among young adults declined even more sharply, from 26.4% to 17.4%. Although organizations expanded their volunteer infrastructure, participation continued to decrease. These patterns demonstrate that weakened social recruitment mechanisms, not insufficient opportunities, drive the decline in volunteering. </w:t>
      </w:r>
    </w:p>
  </w:comment>
  <w:comment w:id="41" w:author="Windon, Suzanna R." w:date="2026-03-25T08:23:00Z" w:initials="SW">
    <w:p w14:paraId="2B368A94" w14:textId="77777777" w:rsidR="00CC785F" w:rsidRDefault="00CC785F" w:rsidP="00CC785F">
      <w:pPr>
        <w:pStyle w:val="CommentText"/>
      </w:pPr>
      <w:r>
        <w:rPr>
          <w:rStyle w:val="CommentReference"/>
        </w:rPr>
        <w:annotationRef/>
      </w:r>
      <w:r>
        <w:t xml:space="preserve">I think you need to provide some citations here </w:t>
      </w:r>
    </w:p>
  </w:comment>
  <w:comment w:id="61" w:author="Windon, Suzanna R." w:date="2026-03-25T09:36:00Z" w:initials="SW">
    <w:p w14:paraId="6A071FF5" w14:textId="77777777" w:rsidR="004F6C5A" w:rsidRDefault="004E5FC4" w:rsidP="004F6C5A">
      <w:pPr>
        <w:pStyle w:val="CommentText"/>
      </w:pPr>
      <w:r>
        <w:rPr>
          <w:rStyle w:val="CommentReference"/>
        </w:rPr>
        <w:annotationRef/>
      </w:r>
      <w:r w:rsidR="004F6C5A">
        <w:t xml:space="preserve">Reviewers may suggest including some recent studies. </w:t>
      </w:r>
    </w:p>
    <w:p w14:paraId="2E61F124" w14:textId="77777777" w:rsidR="004F6C5A" w:rsidRDefault="004F6C5A" w:rsidP="004F6C5A">
      <w:pPr>
        <w:pStyle w:val="CommentText"/>
      </w:pPr>
    </w:p>
    <w:p w14:paraId="3F19C713" w14:textId="77777777" w:rsidR="004F6C5A" w:rsidRDefault="004F6C5A" w:rsidP="004F6C5A">
      <w:pPr>
        <w:pStyle w:val="CommentText"/>
      </w:pPr>
      <w:r>
        <w:t>Also,  you should provide a definition of civic recruitment from a volunteerism perspective, because below in the section Gen Z - you are using the word- Civic Recruitment</w:t>
      </w:r>
    </w:p>
  </w:comment>
  <w:comment w:id="65" w:author="Windon, Suzanna R." w:date="2026-03-25T09:38:00Z" w:initials="SW">
    <w:p w14:paraId="1DCC586F" w14:textId="77777777" w:rsidR="00F324B8" w:rsidRDefault="00B047B8" w:rsidP="00F324B8">
      <w:pPr>
        <w:pStyle w:val="CommentText"/>
      </w:pPr>
      <w:r>
        <w:rPr>
          <w:rStyle w:val="CommentReference"/>
        </w:rPr>
        <w:annotationRef/>
      </w:r>
      <w:r w:rsidR="00F324B8">
        <w:t>Be consistent; in one place, you mention civic engagement, in another, civic participation. You are using the survey that utilizes the work - civic engagement - so keep it across all documents</w:t>
      </w:r>
    </w:p>
  </w:comment>
  <w:comment w:id="66" w:author="Windon, Suzanna R." w:date="2026-03-25T09:37:00Z" w:initials="SW">
    <w:p w14:paraId="639AFF36" w14:textId="2DBE14B8" w:rsidR="00651EE3" w:rsidRDefault="00651EE3" w:rsidP="00651EE3">
      <w:pPr>
        <w:pStyle w:val="CommentText"/>
      </w:pPr>
      <w:r>
        <w:rPr>
          <w:rStyle w:val="CommentReference"/>
        </w:rPr>
        <w:annotationRef/>
      </w:r>
      <w:r>
        <w:t>Very good paragraph</w:t>
      </w:r>
    </w:p>
  </w:comment>
  <w:comment w:id="68" w:author="Windon, Suzanna R." w:date="2026-03-25T09:39:00Z" w:initials="SW">
    <w:p w14:paraId="786DC1D0" w14:textId="0333986A" w:rsidR="00B134F7" w:rsidRDefault="00B134F7" w:rsidP="00B134F7">
      <w:pPr>
        <w:pStyle w:val="CommentText"/>
      </w:pPr>
      <w:r>
        <w:rPr>
          <w:rStyle w:val="CommentReference"/>
        </w:rPr>
        <w:annotationRef/>
      </w:r>
      <w:r>
        <w:t xml:space="preserve">I would avoid this sentence. </w:t>
      </w:r>
    </w:p>
  </w:comment>
  <w:comment w:id="76" w:author="Windon, Suzanna R." w:date="2026-03-25T09:44:00Z" w:initials="SW">
    <w:p w14:paraId="5536F952" w14:textId="77777777" w:rsidR="009843A5" w:rsidRDefault="009843A5" w:rsidP="009843A5">
      <w:pPr>
        <w:pStyle w:val="CommentText"/>
      </w:pPr>
      <w:r>
        <w:rPr>
          <w:rStyle w:val="CommentReference"/>
        </w:rPr>
        <w:annotationRef/>
      </w:r>
      <w:r>
        <w:t xml:space="preserve">You have mentioned above iGen all born post 1995 by Twenge </w:t>
      </w:r>
    </w:p>
  </w:comment>
  <w:comment w:id="81" w:author="Windon, Suzanna R." w:date="2026-03-25T09:53:00Z" w:initials="SW">
    <w:p w14:paraId="4DA07A7E" w14:textId="77777777" w:rsidR="001D6F17" w:rsidRDefault="001D6F17" w:rsidP="001D6F17">
      <w:pPr>
        <w:pStyle w:val="CommentText"/>
      </w:pPr>
      <w:r>
        <w:rPr>
          <w:rStyle w:val="CommentReference"/>
        </w:rPr>
        <w:annotationRef/>
      </w:r>
      <w:r>
        <w:t xml:space="preserve">The reader might not understand this - you should clearly state as a separate sentence what the First Step Effect for this study, because you have mentioned in the conceptual framework as well. </w:t>
      </w:r>
    </w:p>
  </w:comment>
  <w:comment w:id="93" w:author="Windon, Suzanna R." w:date="2026-03-25T09:55:00Z" w:initials="SW">
    <w:p w14:paraId="5AEBE0E5" w14:textId="77777777" w:rsidR="00020269" w:rsidRDefault="00B10DC1" w:rsidP="00020269">
      <w:pPr>
        <w:pStyle w:val="CommentText"/>
      </w:pPr>
      <w:r>
        <w:rPr>
          <w:rStyle w:val="CommentReference"/>
        </w:rPr>
        <w:annotationRef/>
      </w:r>
      <w:r w:rsidR="00020269">
        <w:t xml:space="preserve">You need to mention that Generation is a Moderator Variable like - MD and explain it below in the Note for Figure 1. </w:t>
      </w:r>
    </w:p>
    <w:p w14:paraId="261F9E10" w14:textId="77777777" w:rsidR="00020269" w:rsidRDefault="00020269" w:rsidP="00020269">
      <w:pPr>
        <w:pStyle w:val="CommentText"/>
      </w:pPr>
    </w:p>
    <w:p w14:paraId="693F4415" w14:textId="77777777" w:rsidR="00020269" w:rsidRDefault="00020269" w:rsidP="00020269">
      <w:pPr>
        <w:pStyle w:val="CommentText"/>
      </w:pPr>
      <w:r>
        <w:t xml:space="preserve">In your Method section, you mention that Generation is an independent variable? Be consistent. </w:t>
      </w:r>
    </w:p>
  </w:comment>
  <w:comment w:id="94" w:author="Windon, Suzanna R." w:date="2026-03-25T09:57:00Z" w:initials="SW">
    <w:p w14:paraId="74548DF8" w14:textId="5B12AE62" w:rsidR="00AC4369" w:rsidRDefault="00AC4369" w:rsidP="00AC4369">
      <w:pPr>
        <w:pStyle w:val="CommentText"/>
      </w:pPr>
      <w:r>
        <w:rPr>
          <w:rStyle w:val="CommentReference"/>
        </w:rPr>
        <w:annotationRef/>
      </w:r>
      <w:r>
        <w:t xml:space="preserve">To avoid any misunderstanding, clearly state what the dependent variable is, what the independent variable is, what the moderating variable is, and what Exploratory Moderators are. </w:t>
      </w:r>
    </w:p>
  </w:comment>
  <w:comment w:id="95" w:author="Windon, Suzanna R." w:date="2026-03-25T09:58:00Z" w:initials="SW">
    <w:p w14:paraId="20251851" w14:textId="77777777" w:rsidR="00AE1260" w:rsidRDefault="00AE1260" w:rsidP="00AE1260">
      <w:pPr>
        <w:pStyle w:val="CommentText"/>
      </w:pPr>
      <w:r>
        <w:rPr>
          <w:rStyle w:val="CommentReference"/>
        </w:rPr>
        <w:annotationRef/>
      </w:r>
      <w:r>
        <w:t>Reviewers might ask for more clarity, not everyone may understand Secondary Moderation Pathway</w:t>
      </w:r>
    </w:p>
  </w:comment>
  <w:comment w:id="122" w:author="Windon, Suzanna R." w:date="2026-03-25T10:21:00Z" w:initials="SW">
    <w:p w14:paraId="3B1ED86F" w14:textId="77777777" w:rsidR="00A02AD7" w:rsidRDefault="00A02AD7" w:rsidP="00A02AD7">
      <w:pPr>
        <w:pStyle w:val="CommentText"/>
      </w:pPr>
      <w:r>
        <w:rPr>
          <w:rStyle w:val="CommentReference"/>
        </w:rPr>
        <w:annotationRef/>
      </w:r>
      <w:r>
        <w:t xml:space="preserve">You need to mention that it is only available because of 2017, 2019, 2021, and 2023 - it explains that it is not you who pooled it, but the survey was conducted only in those years, not before and not after that.  </w:t>
      </w:r>
    </w:p>
  </w:comment>
  <w:comment w:id="123" w:author="Windon, Suzanna R." w:date="2026-03-25T10:24:00Z" w:initials="SW">
    <w:p w14:paraId="6BDCF0C8" w14:textId="77777777" w:rsidR="00E71652" w:rsidRDefault="00E71652" w:rsidP="00E71652">
      <w:pPr>
        <w:pStyle w:val="CommentText"/>
      </w:pPr>
      <w:r>
        <w:rPr>
          <w:rStyle w:val="CommentReference"/>
        </w:rPr>
        <w:annotationRef/>
      </w:r>
      <w:r>
        <w:t xml:space="preserve">Is it a moderating variable or an independent? </w:t>
      </w:r>
    </w:p>
  </w:comment>
  <w:comment w:id="124" w:author="Windon, Suzanna R." w:date="2026-03-25T10:25:00Z" w:initials="SW">
    <w:p w14:paraId="35E556C0" w14:textId="77777777" w:rsidR="00E71652" w:rsidRDefault="00E71652" w:rsidP="00E71652">
      <w:pPr>
        <w:pStyle w:val="CommentText"/>
      </w:pPr>
      <w:r>
        <w:rPr>
          <w:rStyle w:val="CommentReference"/>
        </w:rPr>
        <w:annotationRef/>
      </w:r>
      <w:r>
        <w:t>I would recommend to avoid any political related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5CE88" w15:done="0"/>
  <w15:commentEx w15:paraId="05C9EE4A" w15:done="0"/>
  <w15:commentEx w15:paraId="2B368A94" w15:done="0"/>
  <w15:commentEx w15:paraId="3F19C713" w15:done="0"/>
  <w15:commentEx w15:paraId="1DCC586F" w15:done="0"/>
  <w15:commentEx w15:paraId="639AFF36" w15:done="0"/>
  <w15:commentEx w15:paraId="786DC1D0" w15:done="0"/>
  <w15:commentEx w15:paraId="5536F952" w15:done="0"/>
  <w15:commentEx w15:paraId="4DA07A7E" w15:done="0"/>
  <w15:commentEx w15:paraId="693F4415" w15:done="0"/>
  <w15:commentEx w15:paraId="74548DF8" w15:done="0"/>
  <w15:commentEx w15:paraId="20251851" w15:done="0"/>
  <w15:commentEx w15:paraId="3B1ED86F" w15:done="0"/>
  <w15:commentEx w15:paraId="6BDCF0C8" w15:done="0"/>
  <w15:commentEx w15:paraId="35E556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48E2F5" w16cex:dateUtc="2026-03-25T12:18:00Z"/>
  <w16cex:commentExtensible w16cex:durableId="554A5E52" w16cex:dateUtc="2026-03-25T12:09:00Z"/>
  <w16cex:commentExtensible w16cex:durableId="162769D0" w16cex:dateUtc="2026-03-25T12:23:00Z"/>
  <w16cex:commentExtensible w16cex:durableId="43E7CB3D" w16cex:dateUtc="2026-03-25T13:36:00Z"/>
  <w16cex:commentExtensible w16cex:durableId="6DFF60D4" w16cex:dateUtc="2026-03-25T13:38:00Z"/>
  <w16cex:commentExtensible w16cex:durableId="64B0F3F5" w16cex:dateUtc="2026-03-25T13:37:00Z"/>
  <w16cex:commentExtensible w16cex:durableId="25941725" w16cex:dateUtc="2026-03-25T13:39:00Z"/>
  <w16cex:commentExtensible w16cex:durableId="2F04D5F4" w16cex:dateUtc="2026-03-25T13:44:00Z"/>
  <w16cex:commentExtensible w16cex:durableId="6041779A" w16cex:dateUtc="2026-03-25T13:53:00Z"/>
  <w16cex:commentExtensible w16cex:durableId="06EBDBD6" w16cex:dateUtc="2026-03-25T13:55:00Z"/>
  <w16cex:commentExtensible w16cex:durableId="4F9D46CD" w16cex:dateUtc="2026-03-25T13:57:00Z"/>
  <w16cex:commentExtensible w16cex:durableId="1EE509E2" w16cex:dateUtc="2026-03-25T13:58:00Z"/>
  <w16cex:commentExtensible w16cex:durableId="0F7C30E4" w16cex:dateUtc="2026-03-25T14:21:00Z"/>
  <w16cex:commentExtensible w16cex:durableId="5355E983" w16cex:dateUtc="2026-03-25T14:24:00Z"/>
  <w16cex:commentExtensible w16cex:durableId="18443115" w16cex:dateUtc="2026-03-25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5CE88" w16cid:durableId="6B48E2F5"/>
  <w16cid:commentId w16cid:paraId="05C9EE4A" w16cid:durableId="554A5E52"/>
  <w16cid:commentId w16cid:paraId="2B368A94" w16cid:durableId="162769D0"/>
  <w16cid:commentId w16cid:paraId="3F19C713" w16cid:durableId="43E7CB3D"/>
  <w16cid:commentId w16cid:paraId="1DCC586F" w16cid:durableId="6DFF60D4"/>
  <w16cid:commentId w16cid:paraId="639AFF36" w16cid:durableId="64B0F3F5"/>
  <w16cid:commentId w16cid:paraId="786DC1D0" w16cid:durableId="25941725"/>
  <w16cid:commentId w16cid:paraId="5536F952" w16cid:durableId="2F04D5F4"/>
  <w16cid:commentId w16cid:paraId="4DA07A7E" w16cid:durableId="6041779A"/>
  <w16cid:commentId w16cid:paraId="693F4415" w16cid:durableId="06EBDBD6"/>
  <w16cid:commentId w16cid:paraId="74548DF8" w16cid:durableId="4F9D46CD"/>
  <w16cid:commentId w16cid:paraId="20251851" w16cid:durableId="1EE509E2"/>
  <w16cid:commentId w16cid:paraId="3B1ED86F" w16cid:durableId="0F7C30E4"/>
  <w16cid:commentId w16cid:paraId="6BDCF0C8" w16cid:durableId="5355E983"/>
  <w16cid:commentId w16cid:paraId="35E556C0" w16cid:durableId="184431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8276F6"/>
    <w:multiLevelType w:val="multilevel"/>
    <w:tmpl w:val="35C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B6DE3"/>
    <w:multiLevelType w:val="multilevel"/>
    <w:tmpl w:val="B646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09908">
    <w:abstractNumId w:val="8"/>
  </w:num>
  <w:num w:numId="2" w16cid:durableId="1947498067">
    <w:abstractNumId w:val="6"/>
  </w:num>
  <w:num w:numId="3" w16cid:durableId="553152745">
    <w:abstractNumId w:val="5"/>
  </w:num>
  <w:num w:numId="4" w16cid:durableId="1381662237">
    <w:abstractNumId w:val="4"/>
  </w:num>
  <w:num w:numId="5" w16cid:durableId="1665402248">
    <w:abstractNumId w:val="7"/>
  </w:num>
  <w:num w:numId="6" w16cid:durableId="246816257">
    <w:abstractNumId w:val="3"/>
  </w:num>
  <w:num w:numId="7" w16cid:durableId="184440407">
    <w:abstractNumId w:val="2"/>
  </w:num>
  <w:num w:numId="8" w16cid:durableId="1629773193">
    <w:abstractNumId w:val="1"/>
  </w:num>
  <w:num w:numId="9" w16cid:durableId="731852613">
    <w:abstractNumId w:val="0"/>
  </w:num>
  <w:num w:numId="10" w16cid:durableId="357127747">
    <w:abstractNumId w:val="10"/>
  </w:num>
  <w:num w:numId="11" w16cid:durableId="85048803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don, Suzanna R.">
    <w15:presenceInfo w15:providerId="AD" w15:userId="S::sxk75@psu.edu::eba2b3fe-bb38-470f-99f4-4dc3697fe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DB"/>
    <w:rsid w:val="00020269"/>
    <w:rsid w:val="000220A9"/>
    <w:rsid w:val="00034616"/>
    <w:rsid w:val="0006063C"/>
    <w:rsid w:val="000C162D"/>
    <w:rsid w:val="00111399"/>
    <w:rsid w:val="00133A69"/>
    <w:rsid w:val="0015074B"/>
    <w:rsid w:val="0017334D"/>
    <w:rsid w:val="00196A5D"/>
    <w:rsid w:val="001D6F17"/>
    <w:rsid w:val="001F78CC"/>
    <w:rsid w:val="00274B1F"/>
    <w:rsid w:val="002757BA"/>
    <w:rsid w:val="0029639D"/>
    <w:rsid w:val="002A64F7"/>
    <w:rsid w:val="00326F90"/>
    <w:rsid w:val="003406C4"/>
    <w:rsid w:val="00356B3F"/>
    <w:rsid w:val="00396CF7"/>
    <w:rsid w:val="004662E7"/>
    <w:rsid w:val="004E5FC4"/>
    <w:rsid w:val="004F6C5A"/>
    <w:rsid w:val="00501B5A"/>
    <w:rsid w:val="0053055E"/>
    <w:rsid w:val="005A476E"/>
    <w:rsid w:val="005E3E6B"/>
    <w:rsid w:val="00651EE3"/>
    <w:rsid w:val="006A1341"/>
    <w:rsid w:val="006F6B4B"/>
    <w:rsid w:val="0070147F"/>
    <w:rsid w:val="007560B4"/>
    <w:rsid w:val="007D4CAE"/>
    <w:rsid w:val="0085119D"/>
    <w:rsid w:val="0096586C"/>
    <w:rsid w:val="009843A5"/>
    <w:rsid w:val="009E67F2"/>
    <w:rsid w:val="00A02AD7"/>
    <w:rsid w:val="00A55BA7"/>
    <w:rsid w:val="00A94802"/>
    <w:rsid w:val="00AA1D8D"/>
    <w:rsid w:val="00AA2E8E"/>
    <w:rsid w:val="00AC4369"/>
    <w:rsid w:val="00AE1260"/>
    <w:rsid w:val="00AF5FA1"/>
    <w:rsid w:val="00B047B8"/>
    <w:rsid w:val="00B10DC1"/>
    <w:rsid w:val="00B134F7"/>
    <w:rsid w:val="00B33523"/>
    <w:rsid w:val="00B47730"/>
    <w:rsid w:val="00B50FD2"/>
    <w:rsid w:val="00B94836"/>
    <w:rsid w:val="00BF1A60"/>
    <w:rsid w:val="00C14447"/>
    <w:rsid w:val="00C27344"/>
    <w:rsid w:val="00C56167"/>
    <w:rsid w:val="00CA295B"/>
    <w:rsid w:val="00CB0664"/>
    <w:rsid w:val="00CC1B1A"/>
    <w:rsid w:val="00CC785F"/>
    <w:rsid w:val="00D005BC"/>
    <w:rsid w:val="00D659D1"/>
    <w:rsid w:val="00D6713C"/>
    <w:rsid w:val="00D83284"/>
    <w:rsid w:val="00D92B0C"/>
    <w:rsid w:val="00E71652"/>
    <w:rsid w:val="00E72964"/>
    <w:rsid w:val="00EB3071"/>
    <w:rsid w:val="00EE54F3"/>
    <w:rsid w:val="00EF7923"/>
    <w:rsid w:val="00F150A7"/>
    <w:rsid w:val="00F153E3"/>
    <w:rsid w:val="00F324B8"/>
    <w:rsid w:val="00FB7309"/>
    <w:rsid w:val="00FC13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D796C4-10D3-4CAD-AB5A-ECE0B4C1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96CF7"/>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0101DB"/>
    <w:rPr>
      <w:sz w:val="16"/>
      <w:szCs w:val="16"/>
    </w:rPr>
  </w:style>
  <w:style w:type="paragraph" w:styleId="CommentText">
    <w:name w:val="annotation text"/>
    <w:basedOn w:val="Normal"/>
    <w:link w:val="CommentTextChar"/>
    <w:uiPriority w:val="99"/>
    <w:unhideWhenUsed/>
    <w:rsid w:val="000101DB"/>
    <w:pPr>
      <w:spacing w:line="240" w:lineRule="auto"/>
    </w:pPr>
    <w:rPr>
      <w:sz w:val="20"/>
      <w:szCs w:val="20"/>
    </w:rPr>
  </w:style>
  <w:style w:type="character" w:customStyle="1" w:styleId="CommentTextChar">
    <w:name w:val="Comment Text Char"/>
    <w:basedOn w:val="DefaultParagraphFont"/>
    <w:link w:val="CommentText"/>
    <w:uiPriority w:val="99"/>
    <w:rsid w:val="000101D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01DB"/>
    <w:rPr>
      <w:b/>
      <w:bCs/>
    </w:rPr>
  </w:style>
  <w:style w:type="character" w:customStyle="1" w:styleId="CommentSubjectChar">
    <w:name w:val="Comment Subject Char"/>
    <w:basedOn w:val="CommentTextChar"/>
    <w:link w:val="CommentSubject"/>
    <w:uiPriority w:val="99"/>
    <w:semiHidden/>
    <w:rsid w:val="000101DB"/>
    <w:rPr>
      <w:rFonts w:ascii="Times New Roman" w:hAnsi="Times New Roman"/>
      <w:b/>
      <w:bCs/>
      <w:sz w:val="20"/>
      <w:szCs w:val="20"/>
    </w:rPr>
  </w:style>
  <w:style w:type="character" w:customStyle="1" w:styleId="cf01">
    <w:name w:val="cf01"/>
    <w:basedOn w:val="DefaultParagraphFont"/>
    <w:rsid w:val="00F150A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153</TotalTime>
  <Pages>43</Pages>
  <Words>9920</Words>
  <Characters>60019</Characters>
  <Application>Microsoft Office Word</Application>
  <DocSecurity>0</DocSecurity>
  <Lines>1714</Lines>
  <Paragraphs>999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Windon, Suzanna R.</cp:lastModifiedBy>
  <cp:revision>68</cp:revision>
  <dcterms:created xsi:type="dcterms:W3CDTF">2013-12-23T23:15:00Z</dcterms:created>
  <dcterms:modified xsi:type="dcterms:W3CDTF">2026-03-25T14:27:00Z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b983db30-c065-4352-af29-5373bdcc7ce3</vt:lpwstr>
  </property>
</Properties>
</file>